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184489" w14:textId="77777777" w:rsidR="000564B3" w:rsidRPr="00C142AD" w:rsidRDefault="00D10EFD" w:rsidP="000564B3">
      <w:pPr>
        <w:jc w:val="center"/>
        <w:rPr>
          <w:rFonts w:ascii="Arial" w:hAnsi="Arial" w:cs="Arial"/>
          <w:b/>
          <w:bCs/>
          <w:sz w:val="24"/>
          <w:szCs w:val="24"/>
          <w:lang w:val="pt-BR"/>
        </w:rPr>
      </w:pPr>
      <w:r w:rsidRPr="00C142AD">
        <w:rPr>
          <w:rFonts w:ascii="Arial" w:hAnsi="Arial" w:cs="Arial"/>
          <w:b/>
          <w:bCs/>
          <w:noProof/>
          <w:sz w:val="24"/>
          <w:szCs w:val="24"/>
          <w:lang w:eastAsia="pt-PT"/>
        </w:rPr>
        <mc:AlternateContent>
          <mc:Choice Requires="wps">
            <w:drawing>
              <wp:anchor distT="0" distB="0" distL="114300" distR="114300" simplePos="0" relativeHeight="251670528" behindDoc="0" locked="0" layoutInCell="1" allowOverlap="1" wp14:anchorId="4ACFF705" wp14:editId="27445110">
                <wp:simplePos x="0" y="0"/>
                <wp:positionH relativeFrom="column">
                  <wp:posOffset>-575346</wp:posOffset>
                </wp:positionH>
                <wp:positionV relativeFrom="paragraph">
                  <wp:posOffset>318135</wp:posOffset>
                </wp:positionV>
                <wp:extent cx="82425" cy="7926705"/>
                <wp:effectExtent l="0" t="0" r="0" b="0"/>
                <wp:wrapNone/>
                <wp:docPr id="13992" name="Shape 13992"/>
                <wp:cNvGraphicFramePr/>
                <a:graphic xmlns:a="http://schemas.openxmlformats.org/drawingml/2006/main">
                  <a:graphicData uri="http://schemas.microsoft.com/office/word/2010/wordprocessingShape">
                    <wps:wsp>
                      <wps:cNvSpPr/>
                      <wps:spPr>
                        <a:xfrm>
                          <a:off x="0" y="0"/>
                          <a:ext cx="82425" cy="7926705"/>
                        </a:xfrm>
                        <a:custGeom>
                          <a:avLst/>
                          <a:gdLst/>
                          <a:ahLst/>
                          <a:cxnLst/>
                          <a:rect l="0" t="0" r="0" b="0"/>
                          <a:pathLst>
                            <a:path w="66040" h="7744460">
                              <a:moveTo>
                                <a:pt x="0" y="0"/>
                              </a:moveTo>
                              <a:lnTo>
                                <a:pt x="66040" y="0"/>
                              </a:lnTo>
                              <a:lnTo>
                                <a:pt x="66040" y="7744460"/>
                              </a:lnTo>
                              <a:lnTo>
                                <a:pt x="0" y="7744460"/>
                              </a:lnTo>
                              <a:lnTo>
                                <a:pt x="0" y="0"/>
                              </a:lnTo>
                            </a:path>
                          </a:pathLst>
                        </a:custGeom>
                        <a:ln w="0" cap="flat">
                          <a:miter lim="127000"/>
                        </a:ln>
                      </wps:spPr>
                      <wps:style>
                        <a:lnRef idx="0">
                          <a:srgbClr val="000000"/>
                        </a:lnRef>
                        <a:fillRef idx="1">
                          <a:srgbClr val="FF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1F9FC48" id="Shape 13992" o:spid="_x0000_s1026" style="position:absolute;margin-left:-45.3pt;margin-top:25.05pt;width:6.5pt;height:62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040,77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" path="m,l66040,r,7744460l,7744460,,e" fillcolor="red" stroked="f" strokeweight="0">
                <v:stroke miterlimit="83231f" joinstyle="miter"/>
                <v:path arrowok="t" textboxrect="0,0,66040,7744460"/>
              </v:shape>
            </w:pict>
          </mc:Fallback>
        </mc:AlternateContent>
      </w:r>
      <w:r w:rsidRPr="00C142AD">
        <w:rPr>
          <w:rFonts w:ascii="Arial" w:hAnsi="Arial" w:cs="Arial"/>
          <w:b/>
          <w:bCs/>
          <w:noProof/>
          <w:sz w:val="24"/>
          <w:szCs w:val="24"/>
          <w:lang w:eastAsia="pt-PT"/>
        </w:rPr>
        <mc:AlternateContent>
          <mc:Choice Requires="wps">
            <w:drawing>
              <wp:anchor distT="0" distB="0" distL="114300" distR="114300" simplePos="0" relativeHeight="251673600" behindDoc="0" locked="0" layoutInCell="1" allowOverlap="1" wp14:anchorId="3D04F328" wp14:editId="01F10D18">
                <wp:simplePos x="0" y="0"/>
                <wp:positionH relativeFrom="column">
                  <wp:posOffset>-735131</wp:posOffset>
                </wp:positionH>
                <wp:positionV relativeFrom="paragraph">
                  <wp:posOffset>3386</wp:posOffset>
                </wp:positionV>
                <wp:extent cx="68579" cy="8764734"/>
                <wp:effectExtent l="0" t="0" r="27305" b="17780"/>
                <wp:wrapNone/>
                <wp:docPr id="13952" name="Shape 603"/>
                <wp:cNvGraphicFramePr/>
                <a:graphic xmlns:a="http://schemas.openxmlformats.org/drawingml/2006/main">
                  <a:graphicData uri="http://schemas.microsoft.com/office/word/2010/wordprocessingShape">
                    <wps:wsp>
                      <wps:cNvSpPr/>
                      <wps:spPr>
                        <a:xfrm>
                          <a:off x="0" y="0"/>
                          <a:ext cx="68579" cy="8764734"/>
                        </a:xfrm>
                        <a:custGeom>
                          <a:avLst/>
                          <a:gdLst/>
                          <a:ahLst/>
                          <a:cxnLst/>
                          <a:rect l="0" t="0" r="0" b="0"/>
                          <a:pathLst>
                            <a:path w="68580" h="7294881">
                              <a:moveTo>
                                <a:pt x="0" y="7294881"/>
                              </a:moveTo>
                              <a:lnTo>
                                <a:pt x="68580" y="7294881"/>
                              </a:lnTo>
                              <a:lnTo>
                                <a:pt x="68580" y="0"/>
                              </a:lnTo>
                              <a:lnTo>
                                <a:pt x="0" y="0"/>
                              </a:lnTo>
                              <a:close/>
                            </a:path>
                          </a:pathLst>
                        </a:custGeom>
                        <a:solidFill>
                          <a:schemeClr val="tx1"/>
                        </a:solidFill>
                        <a:ln w="12700" cap="flat">
                          <a:solidFill>
                            <a:schemeClr val="tx1"/>
                          </a:solidFill>
                          <a:miter lim="127000"/>
                        </a:ln>
                      </wps:spPr>
                      <wps:style>
                        <a:lnRef idx="1">
                          <a:srgbClr val="FFFF00"/>
                        </a:lnRef>
                        <a:fillRef idx="0">
                          <a:srgbClr val="000000">
                            <a:alpha val="0"/>
                          </a:srgbClr>
                        </a:fillRef>
                        <a:effectRef idx="0">
                          <a:scrgbClr r="0" g="0" b="0"/>
                        </a:effectRef>
                        <a:fontRef idx="none"/>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5CC6BEB" id="Shape 603" o:spid="_x0000_s1026" style="position:absolute;margin-left:-57.9pt;margin-top:.25pt;width:5.4pt;height:690.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72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" path="m,7294881r68580,l68580,,,,,7294881xe" fillcolor="black [3213]" strokecolor="black [3213]" strokeweight="1pt">
                <v:stroke miterlimit="83231f" joinstyle="miter"/>
                <v:path arrowok="t" textboxrect="0,0,68580,7294881"/>
              </v:shape>
            </w:pict>
          </mc:Fallback>
        </mc:AlternateContent>
      </w:r>
      <w:r w:rsidR="000564B3" w:rsidRPr="00C142AD">
        <w:rPr>
          <w:rFonts w:ascii="Arial" w:hAnsi="Arial" w:cs="Arial"/>
          <w:noProof/>
          <w:lang w:eastAsia="pt-PT"/>
        </w:rPr>
        <w:drawing>
          <wp:anchor distT="0" distB="0" distL="114300" distR="114300" simplePos="0" relativeHeight="251659264" behindDoc="0" locked="0" layoutInCell="1" allowOverlap="1" wp14:anchorId="0C0DEB9A" wp14:editId="0D143BC7">
            <wp:simplePos x="0" y="0"/>
            <wp:positionH relativeFrom="margin">
              <wp:posOffset>2032000</wp:posOffset>
            </wp:positionH>
            <wp:positionV relativeFrom="paragraph">
              <wp:posOffset>-186055</wp:posOffset>
            </wp:positionV>
            <wp:extent cx="1336647" cy="917549"/>
            <wp:effectExtent l="0" t="0" r="0" b="0"/>
            <wp:wrapNone/>
            <wp:docPr id="12927" name="Picture 12927"/>
            <wp:cNvGraphicFramePr/>
            <a:graphic xmlns:a="http://schemas.openxmlformats.org/drawingml/2006/main">
              <a:graphicData uri="http://schemas.openxmlformats.org/drawingml/2006/picture">
                <pic:pic xmlns:pic="http://schemas.openxmlformats.org/drawingml/2006/picture">
                  <pic:nvPicPr>
                    <pic:cNvPr id="12927" name="Picture 12927"/>
                    <pic:cNvPicPr/>
                  </pic:nvPicPr>
                  <pic:blipFill>
                    <a:blip r:embed="rId6"/>
                    <a:stretch>
                      <a:fillRect/>
                    </a:stretch>
                  </pic:blipFill>
                  <pic:spPr>
                    <a:xfrm>
                      <a:off x="0" y="0"/>
                      <a:ext cx="1336647" cy="917549"/>
                    </a:xfrm>
                    <a:prstGeom prst="rect">
                      <a:avLst/>
                    </a:prstGeom>
                  </pic:spPr>
                </pic:pic>
              </a:graphicData>
            </a:graphic>
          </wp:anchor>
        </w:drawing>
      </w:r>
    </w:p>
    <w:p w14:paraId="5B0A0832" w14:textId="77777777" w:rsidR="000564B3" w:rsidRPr="00C142AD" w:rsidRDefault="000564B3" w:rsidP="000564B3">
      <w:pPr>
        <w:jc w:val="center"/>
        <w:rPr>
          <w:rFonts w:ascii="Arial" w:hAnsi="Arial" w:cs="Arial"/>
          <w:b/>
          <w:bCs/>
          <w:sz w:val="24"/>
          <w:szCs w:val="24"/>
          <w:lang w:val="pt-BR"/>
        </w:rPr>
      </w:pPr>
    </w:p>
    <w:p w14:paraId="2AE94A7F" w14:textId="77777777" w:rsidR="000564B3" w:rsidRPr="00C142AD" w:rsidRDefault="00D10EFD" w:rsidP="000564B3">
      <w:pPr>
        <w:jc w:val="center"/>
        <w:rPr>
          <w:rFonts w:ascii="Arial" w:hAnsi="Arial" w:cs="Arial"/>
          <w:b/>
          <w:bCs/>
          <w:sz w:val="24"/>
          <w:szCs w:val="24"/>
          <w:lang w:val="pt-BR"/>
        </w:rPr>
      </w:pPr>
      <w:r w:rsidRPr="00C142AD">
        <w:rPr>
          <w:rFonts w:ascii="Arial" w:hAnsi="Arial" w:cs="Arial"/>
          <w:b/>
          <w:bCs/>
          <w:noProof/>
          <w:sz w:val="24"/>
          <w:szCs w:val="24"/>
          <w:lang w:eastAsia="pt-PT"/>
        </w:rPr>
        <mc:AlternateContent>
          <mc:Choice Requires="wps">
            <w:drawing>
              <wp:anchor distT="0" distB="0" distL="114300" distR="114300" simplePos="0" relativeHeight="251671552" behindDoc="0" locked="0" layoutInCell="1" allowOverlap="1" wp14:anchorId="04CF1928" wp14:editId="1804B926">
                <wp:simplePos x="0" y="0"/>
                <wp:positionH relativeFrom="column">
                  <wp:posOffset>-407706</wp:posOffset>
                </wp:positionH>
                <wp:positionV relativeFrom="paragraph">
                  <wp:posOffset>114935</wp:posOffset>
                </wp:positionV>
                <wp:extent cx="67945" cy="7129396"/>
                <wp:effectExtent l="0" t="0" r="27305" b="14605"/>
                <wp:wrapNone/>
                <wp:docPr id="603" name="Shape 603"/>
                <wp:cNvGraphicFramePr/>
                <a:graphic xmlns:a="http://schemas.openxmlformats.org/drawingml/2006/main">
                  <a:graphicData uri="http://schemas.microsoft.com/office/word/2010/wordprocessingShape">
                    <wps:wsp>
                      <wps:cNvSpPr/>
                      <wps:spPr>
                        <a:xfrm>
                          <a:off x="0" y="0"/>
                          <a:ext cx="67945" cy="7129396"/>
                        </a:xfrm>
                        <a:custGeom>
                          <a:avLst/>
                          <a:gdLst/>
                          <a:ahLst/>
                          <a:cxnLst/>
                          <a:rect l="0" t="0" r="0" b="0"/>
                          <a:pathLst>
                            <a:path w="68580" h="7294881">
                              <a:moveTo>
                                <a:pt x="0" y="7294881"/>
                              </a:moveTo>
                              <a:lnTo>
                                <a:pt x="68580" y="7294881"/>
                              </a:lnTo>
                              <a:lnTo>
                                <a:pt x="68580" y="0"/>
                              </a:lnTo>
                              <a:lnTo>
                                <a:pt x="0" y="0"/>
                              </a:lnTo>
                              <a:close/>
                            </a:path>
                          </a:pathLst>
                        </a:custGeom>
                        <a:solidFill>
                          <a:srgbClr val="FFFF00"/>
                        </a:solidFill>
                        <a:ln w="12700" cap="flat">
                          <a:miter lim="127000"/>
                        </a:ln>
                      </wps:spPr>
                      <wps:style>
                        <a:lnRef idx="1">
                          <a:srgbClr val="FFFF00"/>
                        </a:lnRef>
                        <a:fillRef idx="0">
                          <a:srgbClr val="000000">
                            <a:alpha val="0"/>
                          </a:srgbClr>
                        </a:fillRef>
                        <a:effectRef idx="0">
                          <a:scrgbClr r="0" g="0" b="0"/>
                        </a:effectRef>
                        <a:fontRef idx="none"/>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0460B3C" id="Shape 603" o:spid="_x0000_s1026" style="position:absolute;margin-left:-32.1pt;margin-top:9.05pt;width:5.35pt;height:561.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72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" path="m,7294881r68580,l68580,,,,,7294881xe" fillcolor="yellow" strokecolor="yellow" strokeweight="1pt">
                <v:stroke miterlimit="83231f" joinstyle="miter"/>
                <v:path arrowok="t" textboxrect="0,0,68580,7294881"/>
              </v:shape>
            </w:pict>
          </mc:Fallback>
        </mc:AlternateContent>
      </w:r>
    </w:p>
    <w:p w14:paraId="52DBA5EE" w14:textId="77777777" w:rsidR="00D663F0" w:rsidRPr="00C142AD" w:rsidRDefault="000564B3" w:rsidP="000564B3">
      <w:pPr>
        <w:jc w:val="center"/>
        <w:rPr>
          <w:rFonts w:ascii="Arial" w:hAnsi="Arial" w:cs="Arial"/>
          <w:b/>
          <w:bCs/>
          <w:sz w:val="24"/>
          <w:szCs w:val="24"/>
          <w:lang w:val="pt-BR"/>
        </w:rPr>
      </w:pPr>
      <w:r w:rsidRPr="00C142AD">
        <w:rPr>
          <w:rFonts w:ascii="Arial" w:hAnsi="Arial" w:cs="Arial"/>
          <w:b/>
          <w:bCs/>
          <w:sz w:val="24"/>
          <w:szCs w:val="24"/>
          <w:lang w:val="pt-BR"/>
        </w:rPr>
        <w:t xml:space="preserve"> INSTITUTO TÉCNICO PRIVADO DE SAÚDE MUALACA </w:t>
      </w:r>
    </w:p>
    <w:p w14:paraId="4F79735A" w14:textId="77777777" w:rsidR="000564B3" w:rsidRPr="00C142AD" w:rsidRDefault="000564B3" w:rsidP="000564B3">
      <w:pPr>
        <w:spacing w:line="360" w:lineRule="auto"/>
        <w:jc w:val="center"/>
        <w:rPr>
          <w:rFonts w:ascii="Arial" w:eastAsia="Arial" w:hAnsi="Arial" w:cs="Arial"/>
          <w:b/>
          <w:bCs/>
          <w:sz w:val="24"/>
          <w:szCs w:val="24"/>
          <w:u w:val="single" w:color="000000"/>
          <w:lang w:val="pt-BR"/>
        </w:rPr>
      </w:pPr>
      <w:r w:rsidRPr="00C142AD">
        <w:rPr>
          <w:rFonts w:ascii="Arial" w:eastAsia="Arial" w:hAnsi="Arial" w:cs="Arial"/>
          <w:b/>
          <w:bCs/>
          <w:sz w:val="24"/>
          <w:szCs w:val="24"/>
          <w:u w:val="single" w:color="000000"/>
        </w:rPr>
        <w:t xml:space="preserve">LIC. N º 16/2024, AO ABRIGO DO </w:t>
      </w:r>
      <w:r w:rsidRPr="00C142AD">
        <w:rPr>
          <w:rFonts w:ascii="Arial" w:eastAsia="Arial" w:hAnsi="Arial" w:cs="Arial"/>
          <w:b/>
          <w:bCs/>
          <w:sz w:val="24"/>
          <w:szCs w:val="24"/>
          <w:u w:val="single" w:color="000000"/>
          <w:lang w:val="pt-BR"/>
        </w:rPr>
        <w:t>DO DECRETO PRESIDENCIAL Nº 37/23 DE 09 DE FEVEREIRO</w:t>
      </w:r>
    </w:p>
    <w:p w14:paraId="014B2003" w14:textId="77777777" w:rsidR="000564B3" w:rsidRPr="00C142AD" w:rsidRDefault="000564B3" w:rsidP="000564B3">
      <w:pPr>
        <w:spacing w:line="360" w:lineRule="auto"/>
        <w:jc w:val="center"/>
        <w:rPr>
          <w:rFonts w:ascii="Arial" w:hAnsi="Arial" w:cs="Arial"/>
          <w:b/>
          <w:bCs/>
          <w:sz w:val="24"/>
          <w:szCs w:val="24"/>
          <w:lang w:val="pt-BR"/>
        </w:rPr>
      </w:pPr>
      <w:r w:rsidRPr="00C142AD">
        <w:rPr>
          <w:rFonts w:ascii="Arial" w:hAnsi="Arial" w:cs="Arial"/>
          <w:b/>
          <w:bCs/>
          <w:sz w:val="24"/>
          <w:szCs w:val="24"/>
          <w:lang w:val="pt-BR"/>
        </w:rPr>
        <w:t xml:space="preserve">COORDENAÇÃO DO CURSO DE ENFERMAGEM GERAL </w:t>
      </w:r>
    </w:p>
    <w:p w14:paraId="3A17BE2D" w14:textId="77777777" w:rsidR="000564B3" w:rsidRPr="00C142AD" w:rsidRDefault="000564B3" w:rsidP="000564B3">
      <w:pPr>
        <w:spacing w:line="360" w:lineRule="auto"/>
        <w:jc w:val="center"/>
        <w:rPr>
          <w:rFonts w:ascii="Arial" w:hAnsi="Arial" w:cs="Arial"/>
          <w:b/>
          <w:bCs/>
          <w:color w:val="00B050"/>
          <w:sz w:val="24"/>
          <w:szCs w:val="24"/>
          <w:u w:val="single"/>
          <w:lang w:val="pt-BR"/>
        </w:rPr>
      </w:pPr>
      <w:r w:rsidRPr="00C142AD">
        <w:rPr>
          <w:rFonts w:ascii="Arial" w:hAnsi="Arial" w:cs="Arial"/>
          <w:b/>
          <w:bCs/>
          <w:color w:val="00B050"/>
          <w:sz w:val="24"/>
          <w:szCs w:val="24"/>
          <w:u w:val="single"/>
          <w:lang w:val="pt-BR"/>
        </w:rPr>
        <w:t>V VIVEIRO</w:t>
      </w:r>
    </w:p>
    <w:p w14:paraId="3BE788D5" w14:textId="77777777" w:rsidR="000564B3" w:rsidRPr="00C142AD" w:rsidRDefault="000564B3" w:rsidP="000564B3">
      <w:pPr>
        <w:spacing w:line="360" w:lineRule="auto"/>
        <w:rPr>
          <w:rFonts w:ascii="Arial" w:hAnsi="Arial" w:cs="Arial"/>
          <w:b/>
          <w:bCs/>
          <w:sz w:val="24"/>
          <w:szCs w:val="24"/>
          <w:u w:val="single"/>
          <w:lang w:val="pt-BR"/>
        </w:rPr>
      </w:pPr>
    </w:p>
    <w:p w14:paraId="3C79396F" w14:textId="77777777" w:rsidR="000564B3" w:rsidRPr="00C142AD" w:rsidRDefault="000564B3" w:rsidP="000564B3">
      <w:pPr>
        <w:spacing w:line="360" w:lineRule="auto"/>
        <w:rPr>
          <w:rFonts w:ascii="Arial" w:hAnsi="Arial" w:cs="Arial"/>
          <w:b/>
          <w:bCs/>
          <w:sz w:val="24"/>
          <w:szCs w:val="24"/>
          <w:u w:val="single"/>
          <w:lang w:val="pt-BR"/>
        </w:rPr>
      </w:pPr>
    </w:p>
    <w:p w14:paraId="119D19F0" w14:textId="77777777" w:rsidR="000564B3" w:rsidRPr="00C142AD" w:rsidRDefault="000564B3" w:rsidP="005370E6">
      <w:pPr>
        <w:spacing w:line="360" w:lineRule="auto"/>
        <w:jc w:val="both"/>
        <w:rPr>
          <w:rFonts w:ascii="Arial" w:hAnsi="Arial" w:cs="Arial"/>
          <w:b/>
          <w:bCs/>
          <w:sz w:val="24"/>
          <w:szCs w:val="24"/>
          <w:lang w:val="pt-BR"/>
        </w:rPr>
      </w:pPr>
      <w:r w:rsidRPr="00C142AD">
        <w:rPr>
          <w:rFonts w:ascii="Arial" w:hAnsi="Arial" w:cs="Arial"/>
          <w:b/>
          <w:bCs/>
          <w:sz w:val="24"/>
          <w:szCs w:val="24"/>
          <w:lang w:val="pt-BR"/>
        </w:rPr>
        <w:t>TÍTULO</w:t>
      </w:r>
      <w:r w:rsidR="00D663F0" w:rsidRPr="00C142AD">
        <w:rPr>
          <w:rFonts w:ascii="Arial" w:hAnsi="Arial" w:cs="Arial"/>
          <w:b/>
          <w:bCs/>
          <w:sz w:val="24"/>
          <w:szCs w:val="24"/>
          <w:lang w:val="pt-BR"/>
        </w:rPr>
        <w:t xml:space="preserve">: </w:t>
      </w:r>
      <w:r w:rsidR="00F139DB" w:rsidRPr="00C142AD">
        <w:rPr>
          <w:rFonts w:ascii="Arial" w:hAnsi="Arial" w:cs="Arial"/>
          <w:b/>
          <w:bCs/>
          <w:sz w:val="24"/>
          <w:szCs w:val="24"/>
          <w:lang w:val="pt-BR"/>
        </w:rPr>
        <w:t xml:space="preserve">AVALIAÇÃO DOS SINAIS VITAIS EM PACIENTES JOVENS GESTANTES INTERNADAS COM PNEUMONIA, UMA REALIDADE DO EXAME PRÁTICO NO CENTRO MATERNO INFANTIL DO CUNJE, DO BIÉ NO DIA 30 DE ABRIL DE 2026 </w:t>
      </w:r>
    </w:p>
    <w:p w14:paraId="52F8D205" w14:textId="77777777" w:rsidR="000564B3" w:rsidRPr="00C142AD" w:rsidRDefault="000564B3" w:rsidP="000564B3">
      <w:pPr>
        <w:spacing w:line="360" w:lineRule="auto"/>
        <w:rPr>
          <w:rFonts w:ascii="Arial" w:hAnsi="Arial" w:cs="Arial"/>
          <w:b/>
          <w:bCs/>
          <w:sz w:val="24"/>
          <w:szCs w:val="24"/>
          <w:u w:val="single"/>
          <w:lang w:val="pt-BR"/>
        </w:rPr>
      </w:pPr>
    </w:p>
    <w:p w14:paraId="2E9DEEBF" w14:textId="77777777" w:rsidR="000564B3" w:rsidRPr="00C142AD" w:rsidRDefault="000564B3" w:rsidP="000564B3">
      <w:pPr>
        <w:spacing w:line="360" w:lineRule="auto"/>
        <w:rPr>
          <w:rFonts w:ascii="Arial" w:hAnsi="Arial" w:cs="Arial"/>
          <w:b/>
          <w:bCs/>
          <w:sz w:val="24"/>
          <w:szCs w:val="24"/>
          <w:u w:val="single"/>
          <w:lang w:val="pt-BR"/>
        </w:rPr>
      </w:pPr>
    </w:p>
    <w:p w14:paraId="7BDCE28F" w14:textId="77777777" w:rsidR="000564B3" w:rsidRPr="00C142AD" w:rsidRDefault="000564B3" w:rsidP="000564B3">
      <w:pPr>
        <w:spacing w:line="360" w:lineRule="auto"/>
        <w:ind w:hanging="142"/>
        <w:jc w:val="center"/>
        <w:rPr>
          <w:rFonts w:ascii="Arial" w:hAnsi="Arial" w:cs="Arial"/>
          <w:b/>
          <w:bCs/>
          <w:sz w:val="24"/>
          <w:szCs w:val="24"/>
          <w:lang w:val="pt-BR"/>
        </w:rPr>
      </w:pPr>
      <w:r w:rsidRPr="00C142AD">
        <w:rPr>
          <w:rFonts w:ascii="Arial" w:hAnsi="Arial" w:cs="Arial"/>
          <w:b/>
          <w:bCs/>
          <w:sz w:val="24"/>
          <w:szCs w:val="24"/>
          <w:lang w:val="pt-BR"/>
        </w:rPr>
        <w:t>(RELATÓRIO DE FIM DE CURSO PARA OBTENÇÃO DO GRAU DE TÉCNICO PROFISSIONAL EM CIÈNCIA DE SAÚDE, OPÇÃO ENFERMAGEM GERAL)</w:t>
      </w:r>
    </w:p>
    <w:p w14:paraId="63EC8B99" w14:textId="77777777" w:rsidR="000564B3" w:rsidRPr="00C142AD" w:rsidRDefault="000564B3" w:rsidP="000564B3">
      <w:pPr>
        <w:spacing w:line="360" w:lineRule="auto"/>
        <w:rPr>
          <w:rFonts w:ascii="Arial" w:hAnsi="Arial" w:cs="Arial"/>
          <w:b/>
          <w:bCs/>
          <w:sz w:val="24"/>
          <w:szCs w:val="24"/>
          <w:lang w:val="pt-BR"/>
        </w:rPr>
      </w:pPr>
    </w:p>
    <w:p w14:paraId="04B44BF8" w14:textId="77777777" w:rsidR="00D10EFD" w:rsidRPr="00C142AD" w:rsidRDefault="00D10EFD" w:rsidP="000564B3">
      <w:pPr>
        <w:spacing w:line="360" w:lineRule="auto"/>
        <w:rPr>
          <w:rFonts w:ascii="Arial" w:hAnsi="Arial" w:cs="Arial"/>
          <w:b/>
          <w:bCs/>
          <w:sz w:val="24"/>
          <w:szCs w:val="24"/>
          <w:lang w:val="pt-BR"/>
        </w:rPr>
      </w:pPr>
    </w:p>
    <w:p w14:paraId="13D32557" w14:textId="77777777" w:rsidR="000564B3" w:rsidRPr="00C142AD" w:rsidRDefault="000564B3" w:rsidP="000564B3">
      <w:pPr>
        <w:spacing w:line="360" w:lineRule="auto"/>
        <w:rPr>
          <w:rFonts w:ascii="Arial" w:hAnsi="Arial" w:cs="Arial"/>
          <w:b/>
          <w:bCs/>
          <w:sz w:val="24"/>
          <w:szCs w:val="24"/>
          <w:lang w:val="pt-BR"/>
        </w:rPr>
      </w:pPr>
      <w:r w:rsidRPr="00C142AD">
        <w:rPr>
          <w:rFonts w:ascii="Arial" w:hAnsi="Arial" w:cs="Arial"/>
          <w:b/>
          <w:bCs/>
          <w:sz w:val="24"/>
          <w:szCs w:val="24"/>
          <w:lang w:val="pt-BR"/>
        </w:rPr>
        <w:t>AUTOR:</w:t>
      </w:r>
      <w:r w:rsidR="00F139DB" w:rsidRPr="00C142AD">
        <w:rPr>
          <w:rFonts w:ascii="Arial" w:hAnsi="Arial" w:cs="Arial"/>
          <w:b/>
          <w:bCs/>
          <w:sz w:val="24"/>
          <w:szCs w:val="24"/>
          <w:lang w:val="pt-BR"/>
        </w:rPr>
        <w:t xml:space="preserve"> </w:t>
      </w:r>
    </w:p>
    <w:p w14:paraId="264C2F95" w14:textId="77777777" w:rsidR="000564B3" w:rsidRPr="006D2068" w:rsidRDefault="000564B3" w:rsidP="000564B3">
      <w:pPr>
        <w:rPr>
          <w:rFonts w:ascii="Arial" w:hAnsi="Arial" w:cs="Arial"/>
          <w:bCs/>
          <w:sz w:val="24"/>
          <w:szCs w:val="24"/>
        </w:rPr>
      </w:pPr>
      <w:r w:rsidRPr="006D2068">
        <w:rPr>
          <w:rFonts w:ascii="Arial" w:eastAsia="Arial" w:hAnsi="Arial" w:cs="Arial"/>
          <w:bCs/>
          <w:sz w:val="24"/>
          <w:szCs w:val="24"/>
        </w:rPr>
        <w:t>Manuel Sawimbo Navimba Dembe</w:t>
      </w:r>
    </w:p>
    <w:p w14:paraId="53CA2AB7" w14:textId="77777777" w:rsidR="000564B3" w:rsidRPr="00C142AD" w:rsidRDefault="000564B3" w:rsidP="000564B3">
      <w:pPr>
        <w:spacing w:line="360" w:lineRule="auto"/>
        <w:rPr>
          <w:rFonts w:ascii="Arial" w:hAnsi="Arial" w:cs="Arial"/>
          <w:b/>
          <w:bCs/>
          <w:sz w:val="24"/>
          <w:szCs w:val="24"/>
          <w:lang w:val="pt-BR"/>
        </w:rPr>
      </w:pPr>
    </w:p>
    <w:p w14:paraId="0DD5822E" w14:textId="77777777" w:rsidR="000564B3" w:rsidRPr="00C142AD" w:rsidRDefault="000564B3" w:rsidP="000564B3">
      <w:pPr>
        <w:spacing w:line="360" w:lineRule="auto"/>
        <w:rPr>
          <w:rFonts w:ascii="Arial" w:hAnsi="Arial" w:cs="Arial"/>
          <w:b/>
          <w:bCs/>
          <w:sz w:val="24"/>
          <w:szCs w:val="24"/>
          <w:lang w:val="pt-BR"/>
        </w:rPr>
      </w:pPr>
    </w:p>
    <w:p w14:paraId="52EFCE11" w14:textId="77777777" w:rsidR="000564B3" w:rsidRPr="00C142AD" w:rsidRDefault="000564B3" w:rsidP="000564B3">
      <w:pPr>
        <w:spacing w:line="360" w:lineRule="auto"/>
        <w:rPr>
          <w:rFonts w:ascii="Arial" w:hAnsi="Arial" w:cs="Arial"/>
          <w:b/>
          <w:bCs/>
          <w:sz w:val="24"/>
          <w:szCs w:val="24"/>
          <w:lang w:val="pt-BR"/>
        </w:rPr>
      </w:pPr>
    </w:p>
    <w:p w14:paraId="54C13439" w14:textId="77777777" w:rsidR="000564B3" w:rsidRPr="00C142AD" w:rsidRDefault="000564B3" w:rsidP="000564B3">
      <w:pPr>
        <w:spacing w:line="360" w:lineRule="auto"/>
        <w:jc w:val="center"/>
        <w:rPr>
          <w:rFonts w:ascii="Arial" w:hAnsi="Arial" w:cs="Arial"/>
          <w:b/>
          <w:bCs/>
          <w:sz w:val="24"/>
          <w:szCs w:val="24"/>
          <w:lang w:val="pt-BR"/>
        </w:rPr>
      </w:pPr>
      <w:r w:rsidRPr="00C142AD">
        <w:rPr>
          <w:rFonts w:ascii="Arial" w:hAnsi="Arial" w:cs="Arial"/>
          <w:b/>
          <w:bCs/>
          <w:sz w:val="24"/>
          <w:szCs w:val="24"/>
          <w:lang w:val="pt-BR"/>
        </w:rPr>
        <w:t>CUITO – ANGOLA</w:t>
      </w:r>
    </w:p>
    <w:p w14:paraId="12FD4494" w14:textId="77777777" w:rsidR="000564B3" w:rsidRPr="00C142AD" w:rsidRDefault="000564B3" w:rsidP="000564B3">
      <w:pPr>
        <w:spacing w:line="360" w:lineRule="auto"/>
        <w:jc w:val="center"/>
        <w:rPr>
          <w:rFonts w:ascii="Arial" w:hAnsi="Arial" w:cs="Arial"/>
          <w:b/>
          <w:bCs/>
          <w:sz w:val="24"/>
          <w:szCs w:val="24"/>
          <w:lang w:val="pt-BR"/>
        </w:rPr>
      </w:pPr>
      <w:r w:rsidRPr="00C142AD">
        <w:rPr>
          <w:rFonts w:ascii="Arial" w:hAnsi="Arial" w:cs="Arial"/>
          <w:b/>
          <w:bCs/>
          <w:sz w:val="24"/>
          <w:szCs w:val="24"/>
          <w:lang w:val="pt-BR"/>
        </w:rPr>
        <w:t>2026</w:t>
      </w:r>
    </w:p>
    <w:p w14:paraId="193C9B63" w14:textId="77777777" w:rsidR="000564B3" w:rsidRPr="00C142AD" w:rsidRDefault="00C07942" w:rsidP="000564B3">
      <w:pPr>
        <w:jc w:val="center"/>
        <w:rPr>
          <w:rFonts w:ascii="Arial" w:hAnsi="Arial" w:cs="Arial"/>
          <w:b/>
          <w:bCs/>
          <w:sz w:val="24"/>
          <w:szCs w:val="24"/>
          <w:lang w:val="pt-BR"/>
        </w:rPr>
      </w:pPr>
      <w:r w:rsidRPr="00C142AD">
        <w:rPr>
          <w:rFonts w:ascii="Arial" w:hAnsi="Arial" w:cs="Arial"/>
          <w:b/>
          <w:bCs/>
          <w:noProof/>
          <w:sz w:val="24"/>
          <w:szCs w:val="24"/>
          <w:lang w:eastAsia="pt-PT"/>
        </w:rPr>
        <w:lastRenderedPageBreak/>
        <mc:AlternateContent>
          <mc:Choice Requires="wps">
            <w:drawing>
              <wp:anchor distT="0" distB="0" distL="114300" distR="114300" simplePos="0" relativeHeight="251677696" behindDoc="0" locked="0" layoutInCell="1" allowOverlap="1" wp14:anchorId="451EB260" wp14:editId="45ADD7F4">
                <wp:simplePos x="0" y="0"/>
                <wp:positionH relativeFrom="column">
                  <wp:posOffset>-699135</wp:posOffset>
                </wp:positionH>
                <wp:positionV relativeFrom="paragraph">
                  <wp:posOffset>-10795</wp:posOffset>
                </wp:positionV>
                <wp:extent cx="67945" cy="8764270"/>
                <wp:effectExtent l="0" t="0" r="27305" b="17780"/>
                <wp:wrapNone/>
                <wp:docPr id="13955" name="Shape 603"/>
                <wp:cNvGraphicFramePr/>
                <a:graphic xmlns:a="http://schemas.openxmlformats.org/drawingml/2006/main">
                  <a:graphicData uri="http://schemas.microsoft.com/office/word/2010/wordprocessingShape">
                    <wps:wsp>
                      <wps:cNvSpPr/>
                      <wps:spPr>
                        <a:xfrm>
                          <a:off x="0" y="0"/>
                          <a:ext cx="67945" cy="8764270"/>
                        </a:xfrm>
                        <a:custGeom>
                          <a:avLst/>
                          <a:gdLst/>
                          <a:ahLst/>
                          <a:cxnLst/>
                          <a:rect l="0" t="0" r="0" b="0"/>
                          <a:pathLst>
                            <a:path w="68580" h="7294881">
                              <a:moveTo>
                                <a:pt x="0" y="7294881"/>
                              </a:moveTo>
                              <a:lnTo>
                                <a:pt x="68580" y="7294881"/>
                              </a:lnTo>
                              <a:lnTo>
                                <a:pt x="68580" y="0"/>
                              </a:lnTo>
                              <a:lnTo>
                                <a:pt x="0" y="0"/>
                              </a:lnTo>
                              <a:close/>
                            </a:path>
                          </a:pathLst>
                        </a:custGeom>
                        <a:solidFill>
                          <a:schemeClr val="tx1"/>
                        </a:solidFill>
                        <a:ln w="12700" cap="flat">
                          <a:solidFill>
                            <a:schemeClr val="tx1"/>
                          </a:solidFill>
                          <a:miter lim="127000"/>
                        </a:ln>
                      </wps:spPr>
                      <wps:style>
                        <a:lnRef idx="1">
                          <a:srgbClr val="FFFF00"/>
                        </a:lnRef>
                        <a:fillRef idx="0">
                          <a:srgbClr val="000000">
                            <a:alpha val="0"/>
                          </a:srgbClr>
                        </a:fillRef>
                        <a:effectRef idx="0">
                          <a:scrgbClr r="0" g="0" b="0"/>
                        </a:effectRef>
                        <a:fontRef idx="none"/>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F701D08" id="Shape 603" o:spid="_x0000_s1026" style="position:absolute;margin-left:-55.05pt;margin-top:-.85pt;width:5.35pt;height:690.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72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" path="m,7294881r68580,l68580,,,,,7294881xe" fillcolor="black [3213]" strokecolor="black [3213]" strokeweight="1pt">
                <v:stroke miterlimit="83231f" joinstyle="miter"/>
                <v:path arrowok="t" textboxrect="0,0,68580,7294881"/>
              </v:shape>
            </w:pict>
          </mc:Fallback>
        </mc:AlternateContent>
      </w:r>
      <w:r w:rsidRPr="00C142AD">
        <w:rPr>
          <w:rFonts w:ascii="Arial" w:hAnsi="Arial" w:cs="Arial"/>
          <w:b/>
          <w:bCs/>
          <w:noProof/>
          <w:sz w:val="24"/>
          <w:szCs w:val="24"/>
          <w:lang w:eastAsia="pt-PT"/>
        </w:rPr>
        <mc:AlternateContent>
          <mc:Choice Requires="wps">
            <w:drawing>
              <wp:anchor distT="0" distB="0" distL="114300" distR="114300" simplePos="0" relativeHeight="251676672" behindDoc="0" locked="0" layoutInCell="1" allowOverlap="1" wp14:anchorId="686B71AB" wp14:editId="7CF4A23B">
                <wp:simplePos x="0" y="0"/>
                <wp:positionH relativeFrom="column">
                  <wp:posOffset>-372745</wp:posOffset>
                </wp:positionH>
                <wp:positionV relativeFrom="paragraph">
                  <wp:posOffset>682625</wp:posOffset>
                </wp:positionV>
                <wp:extent cx="67945" cy="7129145"/>
                <wp:effectExtent l="0" t="0" r="27305" b="14605"/>
                <wp:wrapNone/>
                <wp:docPr id="13954" name="Shape 603"/>
                <wp:cNvGraphicFramePr/>
                <a:graphic xmlns:a="http://schemas.openxmlformats.org/drawingml/2006/main">
                  <a:graphicData uri="http://schemas.microsoft.com/office/word/2010/wordprocessingShape">
                    <wps:wsp>
                      <wps:cNvSpPr/>
                      <wps:spPr>
                        <a:xfrm>
                          <a:off x="0" y="0"/>
                          <a:ext cx="67945" cy="7129145"/>
                        </a:xfrm>
                        <a:custGeom>
                          <a:avLst/>
                          <a:gdLst/>
                          <a:ahLst/>
                          <a:cxnLst/>
                          <a:rect l="0" t="0" r="0" b="0"/>
                          <a:pathLst>
                            <a:path w="68580" h="7294881">
                              <a:moveTo>
                                <a:pt x="0" y="7294881"/>
                              </a:moveTo>
                              <a:lnTo>
                                <a:pt x="68580" y="7294881"/>
                              </a:lnTo>
                              <a:lnTo>
                                <a:pt x="68580" y="0"/>
                              </a:lnTo>
                              <a:lnTo>
                                <a:pt x="0" y="0"/>
                              </a:lnTo>
                              <a:close/>
                            </a:path>
                          </a:pathLst>
                        </a:custGeom>
                        <a:solidFill>
                          <a:srgbClr val="FFFF00"/>
                        </a:solidFill>
                        <a:ln w="12700" cap="flat">
                          <a:miter lim="127000"/>
                        </a:ln>
                      </wps:spPr>
                      <wps:style>
                        <a:lnRef idx="1">
                          <a:srgbClr val="FFFF00"/>
                        </a:lnRef>
                        <a:fillRef idx="0">
                          <a:srgbClr val="000000">
                            <a:alpha val="0"/>
                          </a:srgbClr>
                        </a:fillRef>
                        <a:effectRef idx="0">
                          <a:scrgbClr r="0" g="0" b="0"/>
                        </a:effectRef>
                        <a:fontRef idx="none"/>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FE6940C" id="Shape 603" o:spid="_x0000_s1026" style="position:absolute;margin-left:-29.35pt;margin-top:53.75pt;width:5.35pt;height:561.3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72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" path="m,7294881r68580,l68580,,,,,7294881xe" fillcolor="yellow" strokecolor="yellow" strokeweight="1pt">
                <v:stroke miterlimit="83231f" joinstyle="miter"/>
                <v:path arrowok="t" textboxrect="0,0,68580,7294881"/>
              </v:shape>
            </w:pict>
          </mc:Fallback>
        </mc:AlternateContent>
      </w:r>
      <w:r w:rsidRPr="00C142AD">
        <w:rPr>
          <w:rFonts w:ascii="Arial" w:hAnsi="Arial" w:cs="Arial"/>
          <w:b/>
          <w:bCs/>
          <w:noProof/>
          <w:sz w:val="24"/>
          <w:szCs w:val="24"/>
          <w:lang w:eastAsia="pt-PT"/>
        </w:rPr>
        <mc:AlternateContent>
          <mc:Choice Requires="wps">
            <w:drawing>
              <wp:anchor distT="0" distB="0" distL="114300" distR="114300" simplePos="0" relativeHeight="251675648" behindDoc="0" locked="0" layoutInCell="1" allowOverlap="1" wp14:anchorId="1CFE37CA" wp14:editId="5FAF12A7">
                <wp:simplePos x="0" y="0"/>
                <wp:positionH relativeFrom="column">
                  <wp:posOffset>-540134</wp:posOffset>
                </wp:positionH>
                <wp:positionV relativeFrom="paragraph">
                  <wp:posOffset>304327</wp:posOffset>
                </wp:positionV>
                <wp:extent cx="81915" cy="7926705"/>
                <wp:effectExtent l="0" t="0" r="0" b="0"/>
                <wp:wrapNone/>
                <wp:docPr id="13953" name="Shape 13992"/>
                <wp:cNvGraphicFramePr/>
                <a:graphic xmlns:a="http://schemas.openxmlformats.org/drawingml/2006/main">
                  <a:graphicData uri="http://schemas.microsoft.com/office/word/2010/wordprocessingShape">
                    <wps:wsp>
                      <wps:cNvSpPr/>
                      <wps:spPr>
                        <a:xfrm>
                          <a:off x="0" y="0"/>
                          <a:ext cx="81915" cy="7926705"/>
                        </a:xfrm>
                        <a:custGeom>
                          <a:avLst/>
                          <a:gdLst/>
                          <a:ahLst/>
                          <a:cxnLst/>
                          <a:rect l="0" t="0" r="0" b="0"/>
                          <a:pathLst>
                            <a:path w="66040" h="7744460">
                              <a:moveTo>
                                <a:pt x="0" y="0"/>
                              </a:moveTo>
                              <a:lnTo>
                                <a:pt x="66040" y="0"/>
                              </a:lnTo>
                              <a:lnTo>
                                <a:pt x="66040" y="7744460"/>
                              </a:lnTo>
                              <a:lnTo>
                                <a:pt x="0" y="7744460"/>
                              </a:lnTo>
                              <a:lnTo>
                                <a:pt x="0" y="0"/>
                              </a:lnTo>
                            </a:path>
                          </a:pathLst>
                        </a:custGeom>
                        <a:ln w="0" cap="flat">
                          <a:miter lim="127000"/>
                        </a:ln>
                      </wps:spPr>
                      <wps:style>
                        <a:lnRef idx="0">
                          <a:srgbClr val="000000"/>
                        </a:lnRef>
                        <a:fillRef idx="1">
                          <a:srgbClr val="FF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F7EC8CF" id="Shape 13992" o:spid="_x0000_s1026" style="position:absolute;margin-left:-42.55pt;margin-top:23.95pt;width:6.45pt;height:624.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040,774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" path="m,l66040,r,7744460l,7744460,,e" fillcolor="red" stroked="f" strokeweight="0">
                <v:stroke miterlimit="83231f" joinstyle="miter"/>
                <v:path arrowok="t" textboxrect="0,0,66040,7744460"/>
              </v:shape>
            </w:pict>
          </mc:Fallback>
        </mc:AlternateContent>
      </w:r>
      <w:r w:rsidR="000564B3" w:rsidRPr="00C142AD">
        <w:rPr>
          <w:rFonts w:ascii="Arial" w:hAnsi="Arial" w:cs="Arial"/>
          <w:noProof/>
          <w:lang w:eastAsia="pt-PT"/>
        </w:rPr>
        <w:drawing>
          <wp:anchor distT="0" distB="0" distL="114300" distR="114300" simplePos="0" relativeHeight="251661312" behindDoc="0" locked="0" layoutInCell="1" allowOverlap="1" wp14:anchorId="13268EB1" wp14:editId="493CE73B">
            <wp:simplePos x="0" y="0"/>
            <wp:positionH relativeFrom="margin">
              <wp:posOffset>2032000</wp:posOffset>
            </wp:positionH>
            <wp:positionV relativeFrom="paragraph">
              <wp:posOffset>-186055</wp:posOffset>
            </wp:positionV>
            <wp:extent cx="1336647" cy="917549"/>
            <wp:effectExtent l="0" t="0" r="0" b="0"/>
            <wp:wrapNone/>
            <wp:docPr id="1" name="Picture 12927"/>
            <wp:cNvGraphicFramePr/>
            <a:graphic xmlns:a="http://schemas.openxmlformats.org/drawingml/2006/main">
              <a:graphicData uri="http://schemas.openxmlformats.org/drawingml/2006/picture">
                <pic:pic xmlns:pic="http://schemas.openxmlformats.org/drawingml/2006/picture">
                  <pic:nvPicPr>
                    <pic:cNvPr id="12927" name="Picture 12927"/>
                    <pic:cNvPicPr/>
                  </pic:nvPicPr>
                  <pic:blipFill>
                    <a:blip r:embed="rId6"/>
                    <a:stretch>
                      <a:fillRect/>
                    </a:stretch>
                  </pic:blipFill>
                  <pic:spPr>
                    <a:xfrm>
                      <a:off x="0" y="0"/>
                      <a:ext cx="1336647" cy="917549"/>
                    </a:xfrm>
                    <a:prstGeom prst="rect">
                      <a:avLst/>
                    </a:prstGeom>
                  </pic:spPr>
                </pic:pic>
              </a:graphicData>
            </a:graphic>
          </wp:anchor>
        </w:drawing>
      </w:r>
    </w:p>
    <w:p w14:paraId="4521F297" w14:textId="77777777" w:rsidR="000564B3" w:rsidRPr="00C142AD" w:rsidRDefault="000564B3" w:rsidP="000564B3">
      <w:pPr>
        <w:jc w:val="center"/>
        <w:rPr>
          <w:rFonts w:ascii="Arial" w:hAnsi="Arial" w:cs="Arial"/>
          <w:b/>
          <w:bCs/>
          <w:sz w:val="24"/>
          <w:szCs w:val="24"/>
          <w:lang w:val="pt-BR"/>
        </w:rPr>
      </w:pPr>
    </w:p>
    <w:p w14:paraId="42646B97" w14:textId="77777777" w:rsidR="000564B3" w:rsidRPr="00C142AD" w:rsidRDefault="000564B3" w:rsidP="000564B3">
      <w:pPr>
        <w:jc w:val="center"/>
        <w:rPr>
          <w:rFonts w:ascii="Arial" w:hAnsi="Arial" w:cs="Arial"/>
          <w:b/>
          <w:bCs/>
          <w:sz w:val="24"/>
          <w:szCs w:val="24"/>
          <w:lang w:val="pt-BR"/>
        </w:rPr>
      </w:pPr>
    </w:p>
    <w:p w14:paraId="21804671" w14:textId="77777777" w:rsidR="000564B3" w:rsidRPr="00C142AD" w:rsidRDefault="000564B3" w:rsidP="000564B3">
      <w:pPr>
        <w:jc w:val="center"/>
        <w:rPr>
          <w:rFonts w:ascii="Arial" w:hAnsi="Arial" w:cs="Arial"/>
          <w:b/>
          <w:bCs/>
          <w:sz w:val="24"/>
          <w:szCs w:val="24"/>
          <w:lang w:val="pt-BR"/>
        </w:rPr>
      </w:pPr>
      <w:r w:rsidRPr="00C142AD">
        <w:rPr>
          <w:rFonts w:ascii="Arial" w:hAnsi="Arial" w:cs="Arial"/>
          <w:b/>
          <w:bCs/>
          <w:sz w:val="24"/>
          <w:szCs w:val="24"/>
          <w:lang w:val="pt-BR"/>
        </w:rPr>
        <w:t xml:space="preserve"> INSTITUTO TÉCNICO PRIVADO DE SAÚDE MUALACA </w:t>
      </w:r>
    </w:p>
    <w:p w14:paraId="511B1492" w14:textId="77777777" w:rsidR="000564B3" w:rsidRPr="00C142AD" w:rsidRDefault="000564B3" w:rsidP="000564B3">
      <w:pPr>
        <w:spacing w:line="360" w:lineRule="auto"/>
        <w:jc w:val="center"/>
        <w:rPr>
          <w:rFonts w:ascii="Arial" w:eastAsia="Arial" w:hAnsi="Arial" w:cs="Arial"/>
          <w:b/>
          <w:bCs/>
          <w:sz w:val="24"/>
          <w:szCs w:val="24"/>
          <w:u w:val="single" w:color="000000"/>
          <w:lang w:val="pt-BR"/>
        </w:rPr>
      </w:pPr>
      <w:r w:rsidRPr="00C142AD">
        <w:rPr>
          <w:rFonts w:ascii="Arial" w:eastAsia="Arial" w:hAnsi="Arial" w:cs="Arial"/>
          <w:b/>
          <w:bCs/>
          <w:sz w:val="24"/>
          <w:szCs w:val="24"/>
          <w:u w:val="single" w:color="000000"/>
        </w:rPr>
        <w:t xml:space="preserve">LIC. N º 16/2024, AO ABRIGO DO </w:t>
      </w:r>
      <w:r w:rsidRPr="00C142AD">
        <w:rPr>
          <w:rFonts w:ascii="Arial" w:eastAsia="Arial" w:hAnsi="Arial" w:cs="Arial"/>
          <w:b/>
          <w:bCs/>
          <w:sz w:val="24"/>
          <w:szCs w:val="24"/>
          <w:u w:val="single" w:color="000000"/>
          <w:lang w:val="pt-BR"/>
        </w:rPr>
        <w:t>DO DECRETO PRESIDENCIAL Nº 37/23 DE 09 DE FEVEREIRO</w:t>
      </w:r>
    </w:p>
    <w:p w14:paraId="16F115BC" w14:textId="77777777" w:rsidR="000564B3" w:rsidRPr="00C142AD" w:rsidRDefault="000564B3" w:rsidP="000564B3">
      <w:pPr>
        <w:spacing w:line="360" w:lineRule="auto"/>
        <w:jc w:val="center"/>
        <w:rPr>
          <w:rFonts w:ascii="Arial" w:hAnsi="Arial" w:cs="Arial"/>
          <w:b/>
          <w:bCs/>
          <w:sz w:val="24"/>
          <w:szCs w:val="24"/>
          <w:lang w:val="pt-BR"/>
        </w:rPr>
      </w:pPr>
      <w:r w:rsidRPr="00C142AD">
        <w:rPr>
          <w:rFonts w:ascii="Arial" w:hAnsi="Arial" w:cs="Arial"/>
          <w:b/>
          <w:bCs/>
          <w:sz w:val="24"/>
          <w:szCs w:val="24"/>
          <w:lang w:val="pt-BR"/>
        </w:rPr>
        <w:t xml:space="preserve">COORDENAÇÃO DO CURSO DE ENFERMAGEM GERAL </w:t>
      </w:r>
    </w:p>
    <w:p w14:paraId="39DB87F7" w14:textId="77777777" w:rsidR="000564B3" w:rsidRPr="00C142AD" w:rsidRDefault="000564B3" w:rsidP="000564B3">
      <w:pPr>
        <w:spacing w:line="360" w:lineRule="auto"/>
        <w:jc w:val="center"/>
        <w:rPr>
          <w:rFonts w:ascii="Arial" w:hAnsi="Arial" w:cs="Arial"/>
          <w:b/>
          <w:bCs/>
          <w:color w:val="00B050"/>
          <w:sz w:val="24"/>
          <w:szCs w:val="24"/>
          <w:u w:val="single"/>
          <w:lang w:val="pt-BR"/>
        </w:rPr>
      </w:pPr>
      <w:r w:rsidRPr="00C142AD">
        <w:rPr>
          <w:rFonts w:ascii="Arial" w:hAnsi="Arial" w:cs="Arial"/>
          <w:b/>
          <w:bCs/>
          <w:color w:val="00B050"/>
          <w:sz w:val="24"/>
          <w:szCs w:val="24"/>
          <w:u w:val="single"/>
          <w:lang w:val="pt-BR"/>
        </w:rPr>
        <w:t>V VIVEIRO</w:t>
      </w:r>
    </w:p>
    <w:p w14:paraId="35FBF130" w14:textId="77777777" w:rsidR="000564B3" w:rsidRPr="00C142AD" w:rsidRDefault="000564B3" w:rsidP="000564B3">
      <w:pPr>
        <w:spacing w:line="360" w:lineRule="auto"/>
        <w:rPr>
          <w:rFonts w:ascii="Arial" w:hAnsi="Arial" w:cs="Arial"/>
          <w:b/>
          <w:bCs/>
          <w:sz w:val="24"/>
          <w:szCs w:val="24"/>
          <w:u w:val="single"/>
          <w:lang w:val="pt-BR"/>
        </w:rPr>
      </w:pPr>
    </w:p>
    <w:p w14:paraId="1D608BD7" w14:textId="77777777" w:rsidR="000564B3" w:rsidRPr="00C142AD" w:rsidRDefault="000564B3" w:rsidP="000564B3">
      <w:pPr>
        <w:spacing w:line="360" w:lineRule="auto"/>
        <w:rPr>
          <w:rFonts w:ascii="Arial" w:hAnsi="Arial" w:cs="Arial"/>
          <w:b/>
          <w:bCs/>
          <w:sz w:val="24"/>
          <w:szCs w:val="24"/>
          <w:u w:val="single"/>
          <w:lang w:val="pt-BR"/>
        </w:rPr>
      </w:pPr>
    </w:p>
    <w:p w14:paraId="1BE182EF" w14:textId="77777777" w:rsidR="000564B3" w:rsidRPr="00C142AD" w:rsidRDefault="000564B3" w:rsidP="006D2068">
      <w:pPr>
        <w:spacing w:line="360" w:lineRule="auto"/>
        <w:jc w:val="both"/>
        <w:rPr>
          <w:rFonts w:ascii="Arial" w:hAnsi="Arial" w:cs="Arial"/>
          <w:b/>
          <w:bCs/>
          <w:sz w:val="24"/>
          <w:szCs w:val="24"/>
          <w:u w:val="single"/>
          <w:lang w:val="pt-BR"/>
        </w:rPr>
      </w:pPr>
      <w:r w:rsidRPr="00C142AD">
        <w:rPr>
          <w:rFonts w:ascii="Arial" w:hAnsi="Arial" w:cs="Arial"/>
          <w:b/>
          <w:bCs/>
          <w:sz w:val="24"/>
          <w:szCs w:val="24"/>
          <w:lang w:val="pt-BR"/>
        </w:rPr>
        <w:t>TÍTULO</w:t>
      </w:r>
      <w:r w:rsidR="00F139DB" w:rsidRPr="00C142AD">
        <w:rPr>
          <w:rFonts w:ascii="Arial" w:hAnsi="Arial" w:cs="Arial"/>
          <w:b/>
          <w:bCs/>
          <w:sz w:val="24"/>
          <w:szCs w:val="24"/>
          <w:lang w:val="pt-BR"/>
        </w:rPr>
        <w:t>: AVALIAÇÃO DOS SINAIS VITAIS EM PACIENTES JOVENS GESTANTES INTERNADAS COM PNEUMONIA, UMA REALIDADE DO EXAME PRÁTICO NO CENTRO MATERNO INFANTIL DO CUNJE, DO BIÉ NO DIA 30 DE ABRIL DE 2026</w:t>
      </w:r>
    </w:p>
    <w:p w14:paraId="3568DDC5" w14:textId="77777777" w:rsidR="000564B3" w:rsidRPr="00C142AD" w:rsidRDefault="000564B3" w:rsidP="000564B3">
      <w:pPr>
        <w:spacing w:line="360" w:lineRule="auto"/>
        <w:rPr>
          <w:rFonts w:ascii="Arial" w:hAnsi="Arial" w:cs="Arial"/>
          <w:b/>
          <w:bCs/>
          <w:sz w:val="24"/>
          <w:szCs w:val="24"/>
          <w:u w:val="single"/>
          <w:lang w:val="pt-BR"/>
        </w:rPr>
      </w:pPr>
    </w:p>
    <w:p w14:paraId="1310AB55" w14:textId="77777777" w:rsidR="000564B3" w:rsidRPr="006D2068" w:rsidRDefault="000564B3" w:rsidP="00896403">
      <w:pPr>
        <w:spacing w:line="360" w:lineRule="auto"/>
        <w:ind w:left="2410"/>
        <w:jc w:val="both"/>
        <w:rPr>
          <w:rFonts w:ascii="Arial" w:hAnsi="Arial" w:cs="Arial"/>
          <w:sz w:val="24"/>
          <w:szCs w:val="24"/>
          <w:lang w:val="pt-BR"/>
        </w:rPr>
      </w:pPr>
      <w:r w:rsidRPr="006D2068">
        <w:rPr>
          <w:rFonts w:ascii="Arial" w:hAnsi="Arial" w:cs="Arial"/>
          <w:sz w:val="24"/>
          <w:szCs w:val="24"/>
          <w:lang w:val="pt-BR"/>
        </w:rPr>
        <w:t>(RELATÓRIO DE FIM DE CURSO PARA OBTENÇÃO DO GRAU DE TÉCNICO PROFISSIONAL EM CIÊNCIA DE SAÚDE, OPÇÃO ENFERMAGEM GERAL)</w:t>
      </w:r>
    </w:p>
    <w:p w14:paraId="01898A6A" w14:textId="77777777" w:rsidR="000564B3" w:rsidRPr="00C142AD" w:rsidRDefault="000564B3" w:rsidP="000564B3">
      <w:pPr>
        <w:spacing w:line="360" w:lineRule="auto"/>
        <w:rPr>
          <w:rFonts w:ascii="Arial" w:hAnsi="Arial" w:cs="Arial"/>
          <w:b/>
          <w:bCs/>
          <w:sz w:val="24"/>
          <w:szCs w:val="24"/>
          <w:lang w:val="pt-BR"/>
        </w:rPr>
      </w:pPr>
      <w:r w:rsidRPr="00C142AD">
        <w:rPr>
          <w:rFonts w:ascii="Arial" w:hAnsi="Arial" w:cs="Arial"/>
          <w:b/>
          <w:bCs/>
          <w:sz w:val="24"/>
          <w:szCs w:val="24"/>
          <w:lang w:val="pt-BR"/>
        </w:rPr>
        <w:t>AUTOR:</w:t>
      </w:r>
    </w:p>
    <w:p w14:paraId="148FB045" w14:textId="77777777" w:rsidR="000564B3" w:rsidRPr="006D2068" w:rsidRDefault="000564B3" w:rsidP="000564B3">
      <w:pPr>
        <w:rPr>
          <w:rFonts w:ascii="Arial" w:eastAsia="Arial" w:hAnsi="Arial" w:cs="Arial"/>
          <w:bCs/>
          <w:sz w:val="24"/>
          <w:szCs w:val="24"/>
        </w:rPr>
      </w:pPr>
      <w:r w:rsidRPr="006D2068">
        <w:rPr>
          <w:rFonts w:ascii="Arial" w:eastAsia="Arial" w:hAnsi="Arial" w:cs="Arial"/>
          <w:bCs/>
          <w:sz w:val="24"/>
          <w:szCs w:val="24"/>
        </w:rPr>
        <w:t>Manuel Sawimbo Navimba Dembe</w:t>
      </w:r>
    </w:p>
    <w:p w14:paraId="29E69729" w14:textId="77777777" w:rsidR="006D2068" w:rsidRPr="00C142AD" w:rsidRDefault="006D2068" w:rsidP="000564B3">
      <w:pPr>
        <w:rPr>
          <w:rFonts w:ascii="Arial" w:eastAsia="Arial" w:hAnsi="Arial" w:cs="Arial"/>
          <w:b/>
          <w:sz w:val="24"/>
          <w:szCs w:val="24"/>
        </w:rPr>
      </w:pPr>
    </w:p>
    <w:p w14:paraId="68307E7F" w14:textId="77777777" w:rsidR="00896403" w:rsidRPr="00C142AD" w:rsidRDefault="00896403" w:rsidP="00896403">
      <w:pPr>
        <w:ind w:left="5103" w:firstLine="567"/>
        <w:rPr>
          <w:rFonts w:ascii="Arial" w:eastAsia="Arial" w:hAnsi="Arial" w:cs="Arial"/>
          <w:b/>
          <w:sz w:val="24"/>
        </w:rPr>
      </w:pPr>
      <w:r w:rsidRPr="00C142AD">
        <w:rPr>
          <w:rFonts w:ascii="Arial" w:eastAsia="Arial" w:hAnsi="Arial" w:cs="Arial"/>
          <w:b/>
          <w:sz w:val="24"/>
        </w:rPr>
        <w:t>ORIENTADO POR:</w:t>
      </w:r>
    </w:p>
    <w:p w14:paraId="2771AAC0" w14:textId="77777777" w:rsidR="00896403" w:rsidRPr="006D2068" w:rsidRDefault="00896403" w:rsidP="00896403">
      <w:pPr>
        <w:ind w:left="5103"/>
        <w:rPr>
          <w:rFonts w:ascii="Arial" w:eastAsia="Arial" w:hAnsi="Arial" w:cs="Arial"/>
          <w:bCs/>
          <w:sz w:val="24"/>
          <w:lang w:val="pt-BR"/>
        </w:rPr>
      </w:pPr>
      <w:r w:rsidRPr="006D2068">
        <w:rPr>
          <w:rFonts w:ascii="Arial" w:eastAsia="Arial" w:hAnsi="Arial" w:cs="Arial"/>
          <w:bCs/>
          <w:sz w:val="24"/>
          <w:lang w:val="pt-BR"/>
        </w:rPr>
        <w:t>LIC. José Marcelino Bernardo</w:t>
      </w:r>
    </w:p>
    <w:p w14:paraId="4EB04EB5" w14:textId="77777777" w:rsidR="00896403" w:rsidRPr="006D2068" w:rsidRDefault="00896403" w:rsidP="00896403">
      <w:pPr>
        <w:ind w:left="5103"/>
        <w:rPr>
          <w:rFonts w:ascii="Arial" w:hAnsi="Arial" w:cs="Arial"/>
          <w:bCs/>
          <w:lang w:val="pt-BR"/>
        </w:rPr>
      </w:pPr>
      <w:r w:rsidRPr="006D2068">
        <w:rPr>
          <w:rFonts w:ascii="Arial" w:eastAsia="Arial" w:hAnsi="Arial" w:cs="Arial"/>
          <w:bCs/>
          <w:sz w:val="24"/>
          <w:lang w:val="pt-BR"/>
        </w:rPr>
        <w:t>Lic. Hélvio V. O. Dos Santos</w:t>
      </w:r>
    </w:p>
    <w:p w14:paraId="5CC8501E" w14:textId="77777777" w:rsidR="00C142AD" w:rsidRPr="00C142AD" w:rsidRDefault="00C142AD" w:rsidP="000564B3">
      <w:pPr>
        <w:spacing w:line="360" w:lineRule="auto"/>
        <w:jc w:val="center"/>
        <w:rPr>
          <w:rFonts w:ascii="Arial" w:hAnsi="Arial" w:cs="Arial"/>
          <w:b/>
          <w:bCs/>
          <w:sz w:val="24"/>
          <w:szCs w:val="24"/>
          <w:lang w:val="pt-BR"/>
        </w:rPr>
      </w:pPr>
    </w:p>
    <w:p w14:paraId="0BB66AFD" w14:textId="77777777" w:rsidR="00C142AD" w:rsidRPr="00C142AD" w:rsidRDefault="00C142AD" w:rsidP="000564B3">
      <w:pPr>
        <w:spacing w:line="360" w:lineRule="auto"/>
        <w:jc w:val="center"/>
        <w:rPr>
          <w:rFonts w:ascii="Arial" w:hAnsi="Arial" w:cs="Arial"/>
          <w:b/>
          <w:bCs/>
          <w:sz w:val="24"/>
          <w:szCs w:val="24"/>
          <w:lang w:val="pt-BR"/>
        </w:rPr>
      </w:pPr>
    </w:p>
    <w:p w14:paraId="70332873" w14:textId="77777777" w:rsidR="000564B3" w:rsidRPr="00C142AD" w:rsidRDefault="000564B3" w:rsidP="000564B3">
      <w:pPr>
        <w:spacing w:line="360" w:lineRule="auto"/>
        <w:jc w:val="center"/>
        <w:rPr>
          <w:rFonts w:ascii="Arial" w:hAnsi="Arial" w:cs="Arial"/>
          <w:b/>
          <w:bCs/>
          <w:sz w:val="24"/>
          <w:szCs w:val="24"/>
          <w:lang w:val="pt-BR"/>
        </w:rPr>
      </w:pPr>
      <w:r w:rsidRPr="00C142AD">
        <w:rPr>
          <w:rFonts w:ascii="Arial" w:hAnsi="Arial" w:cs="Arial"/>
          <w:b/>
          <w:bCs/>
          <w:sz w:val="24"/>
          <w:szCs w:val="24"/>
          <w:lang w:val="pt-BR"/>
        </w:rPr>
        <w:t>CUITO – ANGOLA</w:t>
      </w:r>
    </w:p>
    <w:p w14:paraId="75A3BAFC" w14:textId="77777777" w:rsidR="000564B3" w:rsidRPr="00C142AD" w:rsidRDefault="000564B3" w:rsidP="000564B3">
      <w:pPr>
        <w:spacing w:line="360" w:lineRule="auto"/>
        <w:jc w:val="center"/>
        <w:rPr>
          <w:rFonts w:ascii="Arial" w:hAnsi="Arial" w:cs="Arial"/>
          <w:b/>
          <w:bCs/>
          <w:sz w:val="24"/>
          <w:szCs w:val="24"/>
          <w:lang w:val="pt-BR"/>
        </w:rPr>
      </w:pPr>
      <w:r w:rsidRPr="00C142AD">
        <w:rPr>
          <w:rFonts w:ascii="Arial" w:hAnsi="Arial" w:cs="Arial"/>
          <w:b/>
          <w:bCs/>
          <w:sz w:val="24"/>
          <w:szCs w:val="24"/>
          <w:lang w:val="pt-BR"/>
        </w:rPr>
        <w:t>2026</w:t>
      </w:r>
    </w:p>
    <w:p w14:paraId="25495574" w14:textId="77777777" w:rsidR="000564B3" w:rsidRPr="00C142AD" w:rsidRDefault="00896403" w:rsidP="00E75805">
      <w:pPr>
        <w:spacing w:line="360" w:lineRule="auto"/>
        <w:jc w:val="center"/>
        <w:rPr>
          <w:rFonts w:ascii="Arial" w:hAnsi="Arial" w:cs="Arial"/>
          <w:b/>
          <w:bCs/>
          <w:sz w:val="24"/>
          <w:szCs w:val="24"/>
          <w:lang w:val="pt-BR"/>
        </w:rPr>
      </w:pPr>
      <w:r w:rsidRPr="00C142AD">
        <w:rPr>
          <w:rFonts w:ascii="Arial" w:hAnsi="Arial" w:cs="Arial"/>
          <w:noProof/>
          <w:szCs w:val="24"/>
          <w:lang w:eastAsia="pt-PT"/>
        </w:rPr>
        <w:lastRenderedPageBreak/>
        <mc:AlternateContent>
          <mc:Choice Requires="wps">
            <w:drawing>
              <wp:anchor distT="0" distB="0" distL="114300" distR="114300" simplePos="0" relativeHeight="251663360" behindDoc="0" locked="0" layoutInCell="1" allowOverlap="1" wp14:anchorId="14471E32" wp14:editId="075E0DE7">
                <wp:simplePos x="0" y="0"/>
                <wp:positionH relativeFrom="margin">
                  <wp:posOffset>-229870</wp:posOffset>
                </wp:positionH>
                <wp:positionV relativeFrom="paragraph">
                  <wp:posOffset>471805</wp:posOffset>
                </wp:positionV>
                <wp:extent cx="5838825" cy="8197215"/>
                <wp:effectExtent l="0" t="0" r="28575" b="13335"/>
                <wp:wrapSquare wrapText="bothSides"/>
                <wp:docPr id="1034"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825" cy="81972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101EFB" w14:textId="77777777" w:rsidR="00272DF6" w:rsidRDefault="00272DF6" w:rsidP="00896403">
                            <w:pPr>
                              <w:spacing w:after="0" w:line="360" w:lineRule="auto"/>
                              <w:rPr>
                                <w:rFonts w:ascii="Arial" w:hAnsi="Arial" w:cs="Arial"/>
                              </w:rPr>
                            </w:pPr>
                          </w:p>
                          <w:p w14:paraId="7B817F56" w14:textId="77777777" w:rsidR="00272DF6" w:rsidRPr="00D663F0" w:rsidRDefault="00272DF6" w:rsidP="00896403">
                            <w:pPr>
                              <w:spacing w:after="0" w:line="360" w:lineRule="auto"/>
                              <w:rPr>
                                <w:rFonts w:ascii="Arial" w:hAnsi="Arial" w:cs="Arial"/>
                                <w:sz w:val="24"/>
                                <w:szCs w:val="24"/>
                              </w:rPr>
                            </w:pPr>
                            <w:r w:rsidRPr="00D663F0">
                              <w:rPr>
                                <w:rFonts w:ascii="Arial" w:hAnsi="Arial" w:cs="Arial"/>
                                <w:b/>
                                <w:sz w:val="24"/>
                                <w:szCs w:val="24"/>
                              </w:rPr>
                              <w:t>AUTOR:</w:t>
                            </w:r>
                            <w:r w:rsidRPr="00D663F0">
                              <w:rPr>
                                <w:rFonts w:ascii="Arial" w:hAnsi="Arial" w:cs="Arial"/>
                                <w:sz w:val="24"/>
                                <w:szCs w:val="24"/>
                              </w:rPr>
                              <w:t xml:space="preserve">  </w:t>
                            </w:r>
                          </w:p>
                          <w:p w14:paraId="31FF05B2" w14:textId="77777777" w:rsidR="00272DF6" w:rsidRPr="00D663F0" w:rsidRDefault="00272DF6" w:rsidP="00663235">
                            <w:pPr>
                              <w:rPr>
                                <w:rFonts w:ascii="Arial" w:hAnsi="Arial" w:cs="Arial"/>
                                <w:sz w:val="24"/>
                                <w:szCs w:val="24"/>
                              </w:rPr>
                            </w:pPr>
                            <w:r w:rsidRPr="00D663F0">
                              <w:rPr>
                                <w:rFonts w:ascii="Arial" w:eastAsia="Arial" w:hAnsi="Arial" w:cs="Arial"/>
                                <w:b/>
                                <w:sz w:val="24"/>
                                <w:szCs w:val="24"/>
                              </w:rPr>
                              <w:t>DEMBE, Manuel Sawimbo Navimba</w:t>
                            </w:r>
                          </w:p>
                          <w:p w14:paraId="1F8A5675" w14:textId="77777777" w:rsidR="00272DF6" w:rsidRPr="00D663F0" w:rsidRDefault="00272DF6" w:rsidP="00896403">
                            <w:pPr>
                              <w:spacing w:after="0" w:line="360" w:lineRule="auto"/>
                              <w:rPr>
                                <w:rFonts w:ascii="Arial" w:hAnsi="Arial" w:cs="Arial"/>
                                <w:sz w:val="24"/>
                                <w:szCs w:val="24"/>
                              </w:rPr>
                            </w:pPr>
                            <w:r w:rsidRPr="00D663F0">
                              <w:rPr>
                                <w:rFonts w:ascii="Arial" w:hAnsi="Arial" w:cs="Arial"/>
                                <w:sz w:val="24"/>
                                <w:szCs w:val="24"/>
                              </w:rPr>
                              <w:t xml:space="preserve">          </w:t>
                            </w:r>
                          </w:p>
                          <w:p w14:paraId="19238359" w14:textId="77777777" w:rsidR="00272DF6" w:rsidRPr="00D663F0" w:rsidRDefault="00272DF6" w:rsidP="00896403">
                            <w:pPr>
                              <w:spacing w:after="0" w:line="360" w:lineRule="auto"/>
                              <w:ind w:left="284"/>
                              <w:rPr>
                                <w:rFonts w:ascii="Arial" w:hAnsi="Arial" w:cs="Arial"/>
                                <w:b/>
                                <w:sz w:val="24"/>
                                <w:szCs w:val="24"/>
                              </w:rPr>
                            </w:pPr>
                          </w:p>
                          <w:p w14:paraId="0272B3B2" w14:textId="77777777" w:rsidR="00272DF6" w:rsidRPr="00D663F0" w:rsidRDefault="00272DF6" w:rsidP="00896403">
                            <w:pPr>
                              <w:spacing w:after="0" w:line="360" w:lineRule="auto"/>
                              <w:ind w:left="284"/>
                              <w:rPr>
                                <w:rFonts w:ascii="Arial" w:hAnsi="Arial" w:cs="Arial"/>
                                <w:sz w:val="24"/>
                                <w:szCs w:val="24"/>
                              </w:rPr>
                            </w:pPr>
                          </w:p>
                          <w:p w14:paraId="05645649" w14:textId="77777777" w:rsidR="00272DF6" w:rsidRPr="00D663F0" w:rsidRDefault="00272DF6" w:rsidP="00896403">
                            <w:pPr>
                              <w:spacing w:after="0" w:line="360" w:lineRule="auto"/>
                              <w:ind w:left="284"/>
                              <w:jc w:val="center"/>
                              <w:rPr>
                                <w:rFonts w:ascii="Arial" w:hAnsi="Arial" w:cs="Arial"/>
                                <w:sz w:val="24"/>
                                <w:szCs w:val="24"/>
                              </w:rPr>
                            </w:pPr>
                          </w:p>
                          <w:p w14:paraId="754EDED9" w14:textId="77777777" w:rsidR="00272DF6" w:rsidRPr="00F139DB" w:rsidRDefault="00272DF6" w:rsidP="00E75805">
                            <w:pPr>
                              <w:snapToGrid w:val="0"/>
                              <w:spacing w:after="145"/>
                              <w:jc w:val="center"/>
                              <w:textAlignment w:val="baseline"/>
                              <w:rPr>
                                <w:rFonts w:ascii="Arial" w:hAnsi="Arial" w:cs="Arial"/>
                                <w:bCs/>
                                <w:sz w:val="24"/>
                                <w:szCs w:val="24"/>
                                <w:lang w:val="pt-BR"/>
                              </w:rPr>
                            </w:pPr>
                            <w:r w:rsidRPr="00F139DB">
                              <w:rPr>
                                <w:rFonts w:ascii="Arial" w:hAnsi="Arial" w:cs="Arial"/>
                                <w:bCs/>
                                <w:sz w:val="24"/>
                                <w:szCs w:val="24"/>
                              </w:rPr>
                              <w:t>TÍTULO:</w:t>
                            </w:r>
                            <w:r w:rsidRPr="00F139DB">
                              <w:rPr>
                                <w:rFonts w:ascii="Arial" w:hAnsi="Arial" w:cs="Arial"/>
                                <w:bCs/>
                                <w:sz w:val="24"/>
                                <w:szCs w:val="24"/>
                                <w:lang w:val="pt-BR"/>
                              </w:rPr>
                              <w:t xml:space="preserve"> AVALIAÇÃO DOS SINAIS VITAIS EM PACIENTES JOVENS GESTANTES INTERNADAS COM PNEUMONIA, UMA REALIDADE DO EXAME PRÁTICO NO CENTRO MATERNO INFANTIL DO CUNJE, DO BIÉ NO DIA 30 DE ABRIL DE 2026</w:t>
                            </w:r>
                          </w:p>
                          <w:p w14:paraId="6DC821BB" w14:textId="77777777" w:rsidR="00272DF6" w:rsidRPr="00D663F0" w:rsidRDefault="00272DF6" w:rsidP="00896403">
                            <w:pPr>
                              <w:spacing w:after="0" w:line="360" w:lineRule="auto"/>
                              <w:ind w:hanging="5"/>
                              <w:rPr>
                                <w:rFonts w:ascii="Arial" w:hAnsi="Arial" w:cs="Arial"/>
                                <w:sz w:val="24"/>
                                <w:szCs w:val="24"/>
                              </w:rPr>
                            </w:pPr>
                          </w:p>
                          <w:p w14:paraId="31C2FE0B" w14:textId="77777777" w:rsidR="00272DF6" w:rsidRPr="00D663F0" w:rsidRDefault="00272DF6" w:rsidP="00896403">
                            <w:pPr>
                              <w:tabs>
                                <w:tab w:val="left" w:pos="142"/>
                              </w:tabs>
                              <w:spacing w:after="0" w:line="360" w:lineRule="auto"/>
                              <w:ind w:left="284" w:right="-568" w:hanging="567"/>
                              <w:rPr>
                                <w:rFonts w:ascii="Arial" w:hAnsi="Arial" w:cs="Arial"/>
                                <w:sz w:val="24"/>
                                <w:szCs w:val="24"/>
                              </w:rPr>
                            </w:pPr>
                            <w:r w:rsidRPr="00D663F0">
                              <w:rPr>
                                <w:rFonts w:ascii="Arial" w:hAnsi="Arial" w:cs="Arial"/>
                                <w:sz w:val="24"/>
                                <w:szCs w:val="24"/>
                              </w:rPr>
                              <w:t xml:space="preserve">         </w:t>
                            </w:r>
                          </w:p>
                          <w:p w14:paraId="2098B042" w14:textId="77777777" w:rsidR="00272DF6" w:rsidRPr="00D663F0" w:rsidRDefault="00272DF6" w:rsidP="00E75805">
                            <w:pPr>
                              <w:spacing w:after="0" w:line="360" w:lineRule="auto"/>
                              <w:jc w:val="center"/>
                              <w:rPr>
                                <w:rFonts w:ascii="Arial" w:hAnsi="Arial" w:cs="Arial"/>
                                <w:sz w:val="24"/>
                                <w:szCs w:val="24"/>
                                <w:lang w:val="pt-BR"/>
                              </w:rPr>
                            </w:pPr>
                            <w:r w:rsidRPr="00D663F0">
                              <w:rPr>
                                <w:rFonts w:ascii="Arial" w:hAnsi="Arial" w:cs="Arial"/>
                                <w:sz w:val="24"/>
                                <w:szCs w:val="24"/>
                                <w:lang w:val="pt-BR"/>
                              </w:rPr>
                              <w:t>(</w:t>
                            </w:r>
                            <w:r w:rsidRPr="00D663F0">
                              <w:rPr>
                                <w:rFonts w:ascii="Arial" w:hAnsi="Arial" w:cs="Arial"/>
                                <w:sz w:val="24"/>
                                <w:szCs w:val="24"/>
                              </w:rPr>
                              <w:t>RELATÓRIO DE FIM DE CURSO PARA OBTENÇÃO DO GRAU DE TÉCNICO MÉDIO EM CIÊNCIAS DE SAÚDE, OPÇÃO DE ENFERMAGEM GERAL.</w:t>
                            </w:r>
                            <w:r w:rsidRPr="00D663F0">
                              <w:rPr>
                                <w:rFonts w:ascii="Arial" w:hAnsi="Arial" w:cs="Arial"/>
                                <w:sz w:val="24"/>
                                <w:szCs w:val="24"/>
                                <w:lang w:val="pt-BR"/>
                              </w:rPr>
                              <w:t>)</w:t>
                            </w:r>
                          </w:p>
                          <w:p w14:paraId="1CAE99AA" w14:textId="77777777" w:rsidR="00272DF6" w:rsidRPr="00D663F0" w:rsidRDefault="00272DF6" w:rsidP="00896403">
                            <w:pPr>
                              <w:spacing w:after="0" w:line="360" w:lineRule="auto"/>
                              <w:rPr>
                                <w:rFonts w:ascii="Arial" w:hAnsi="Arial" w:cs="Arial"/>
                                <w:b/>
                                <w:sz w:val="24"/>
                                <w:szCs w:val="24"/>
                              </w:rPr>
                            </w:pPr>
                          </w:p>
                          <w:p w14:paraId="7149BF62" w14:textId="77777777" w:rsidR="00272DF6" w:rsidRPr="00D663F0" w:rsidRDefault="00272DF6" w:rsidP="00896403">
                            <w:pPr>
                              <w:spacing w:after="0" w:line="360" w:lineRule="auto"/>
                              <w:rPr>
                                <w:rFonts w:ascii="Arial" w:hAnsi="Arial" w:cs="Arial"/>
                                <w:sz w:val="24"/>
                                <w:szCs w:val="24"/>
                              </w:rPr>
                            </w:pPr>
                          </w:p>
                          <w:p w14:paraId="35400E62" w14:textId="77777777" w:rsidR="00272DF6" w:rsidRPr="00D663F0" w:rsidRDefault="00272DF6" w:rsidP="00896403">
                            <w:pPr>
                              <w:spacing w:after="0" w:line="360" w:lineRule="auto"/>
                              <w:rPr>
                                <w:rFonts w:ascii="Arial" w:hAnsi="Arial" w:cs="Arial"/>
                                <w:sz w:val="24"/>
                                <w:szCs w:val="24"/>
                              </w:rPr>
                            </w:pPr>
                          </w:p>
                          <w:p w14:paraId="7574A223" w14:textId="77777777" w:rsidR="00272DF6" w:rsidRPr="00D663F0" w:rsidRDefault="00272DF6" w:rsidP="00E75805">
                            <w:pPr>
                              <w:rPr>
                                <w:rFonts w:ascii="Arial" w:eastAsia="Arial" w:hAnsi="Arial" w:cs="Arial"/>
                                <w:b/>
                                <w:sz w:val="24"/>
                                <w:szCs w:val="24"/>
                              </w:rPr>
                            </w:pPr>
                            <w:r w:rsidRPr="00D663F0">
                              <w:rPr>
                                <w:rFonts w:ascii="Arial" w:eastAsia="Arial" w:hAnsi="Arial" w:cs="Arial"/>
                                <w:b/>
                                <w:sz w:val="24"/>
                                <w:szCs w:val="24"/>
                              </w:rPr>
                              <w:t>ORIENTADO POR:</w:t>
                            </w:r>
                          </w:p>
                          <w:p w14:paraId="167CFF12" w14:textId="77777777" w:rsidR="00272DF6" w:rsidRPr="00D663F0" w:rsidRDefault="00272DF6" w:rsidP="00E75805">
                            <w:pPr>
                              <w:rPr>
                                <w:rFonts w:ascii="Arial" w:eastAsia="Arial" w:hAnsi="Arial" w:cs="Arial"/>
                                <w:bCs/>
                                <w:sz w:val="24"/>
                                <w:szCs w:val="24"/>
                                <w:lang w:val="pt-BR"/>
                              </w:rPr>
                            </w:pPr>
                            <w:r w:rsidRPr="00D663F0">
                              <w:rPr>
                                <w:rFonts w:ascii="Arial" w:eastAsia="Arial" w:hAnsi="Arial" w:cs="Arial"/>
                                <w:bCs/>
                                <w:sz w:val="24"/>
                                <w:szCs w:val="24"/>
                                <w:lang w:val="pt-BR"/>
                              </w:rPr>
                              <w:t>Lic. José Marcelino Bernardo</w:t>
                            </w:r>
                          </w:p>
                          <w:p w14:paraId="54520DCF" w14:textId="77777777" w:rsidR="00272DF6" w:rsidRPr="00D663F0" w:rsidRDefault="00272DF6" w:rsidP="00E75805">
                            <w:pPr>
                              <w:rPr>
                                <w:rFonts w:ascii="Arial" w:hAnsi="Arial" w:cs="Arial"/>
                                <w:bCs/>
                                <w:sz w:val="24"/>
                                <w:szCs w:val="24"/>
                                <w:lang w:val="pt-BR"/>
                              </w:rPr>
                            </w:pPr>
                            <w:r w:rsidRPr="00D663F0">
                              <w:rPr>
                                <w:rFonts w:ascii="Arial" w:eastAsia="Arial" w:hAnsi="Arial" w:cs="Arial"/>
                                <w:bCs/>
                                <w:sz w:val="24"/>
                                <w:szCs w:val="24"/>
                                <w:lang w:val="pt-BR"/>
                              </w:rPr>
                              <w:t>Lic. Hélvio V. O. Dos Santos</w:t>
                            </w:r>
                          </w:p>
                          <w:p w14:paraId="6AE8A7D9" w14:textId="77777777" w:rsidR="00272DF6" w:rsidRPr="00D663F0" w:rsidRDefault="00272DF6" w:rsidP="00896403">
                            <w:pPr>
                              <w:spacing w:after="0" w:line="360" w:lineRule="auto"/>
                              <w:rPr>
                                <w:rFonts w:ascii="Arial" w:hAnsi="Arial" w:cs="Arial"/>
                                <w:b/>
                                <w:sz w:val="24"/>
                                <w:szCs w:val="24"/>
                              </w:rPr>
                            </w:pPr>
                          </w:p>
                          <w:p w14:paraId="7A7C0E03" w14:textId="77777777" w:rsidR="00272DF6" w:rsidRPr="00D663F0" w:rsidRDefault="00272DF6" w:rsidP="00896403">
                            <w:pPr>
                              <w:spacing w:after="0" w:line="360" w:lineRule="auto"/>
                              <w:rPr>
                                <w:rFonts w:ascii="Arial" w:hAnsi="Arial" w:cs="Arial"/>
                                <w:sz w:val="24"/>
                                <w:szCs w:val="24"/>
                              </w:rPr>
                            </w:pPr>
                          </w:p>
                          <w:p w14:paraId="043295BC" w14:textId="77777777" w:rsidR="00272DF6" w:rsidRPr="00D663F0" w:rsidRDefault="00272DF6" w:rsidP="00896403">
                            <w:pPr>
                              <w:spacing w:after="0" w:line="360" w:lineRule="auto"/>
                              <w:rPr>
                                <w:rFonts w:ascii="Arial" w:hAnsi="Arial" w:cs="Arial"/>
                                <w:sz w:val="24"/>
                                <w:szCs w:val="24"/>
                              </w:rPr>
                            </w:pPr>
                          </w:p>
                          <w:p w14:paraId="23A6FE87" w14:textId="77777777" w:rsidR="00272DF6" w:rsidRPr="00D663F0" w:rsidRDefault="00272DF6" w:rsidP="00896403">
                            <w:pPr>
                              <w:spacing w:after="0" w:line="360" w:lineRule="auto"/>
                              <w:rPr>
                                <w:rFonts w:ascii="Arial" w:hAnsi="Arial" w:cs="Arial"/>
                                <w:sz w:val="24"/>
                                <w:szCs w:val="24"/>
                              </w:rPr>
                            </w:pPr>
                          </w:p>
                          <w:p w14:paraId="587F417B" w14:textId="7F5FE7C1" w:rsidR="00272DF6" w:rsidRPr="00D663F0" w:rsidRDefault="00272DF6" w:rsidP="00896403">
                            <w:pPr>
                              <w:spacing w:after="0" w:line="360" w:lineRule="auto"/>
                              <w:rPr>
                                <w:rFonts w:ascii="Arial" w:hAnsi="Arial" w:cs="Arial"/>
                                <w:sz w:val="24"/>
                                <w:szCs w:val="24"/>
                              </w:rPr>
                            </w:pPr>
                            <w:r w:rsidRPr="00D663F0">
                              <w:rPr>
                                <w:rFonts w:ascii="Arial" w:hAnsi="Arial" w:cs="Arial"/>
                                <w:b/>
                                <w:sz w:val="24"/>
                                <w:szCs w:val="24"/>
                              </w:rPr>
                              <w:t>Palavras-chave:</w:t>
                            </w:r>
                            <w:r w:rsidRPr="00D663F0">
                              <w:rPr>
                                <w:rFonts w:ascii="Arial" w:hAnsi="Arial" w:cs="Arial"/>
                                <w:sz w:val="24"/>
                                <w:szCs w:val="24"/>
                              </w:rPr>
                              <w:t xml:space="preserve"> </w:t>
                            </w:r>
                            <w:r w:rsidRPr="00502B7E">
                              <w:rPr>
                                <w:rFonts w:ascii="Arial" w:hAnsi="Arial" w:cs="Arial"/>
                                <w:lang w:val="pt-BR"/>
                              </w:rPr>
                              <w:t>sinais vitais; enfermagem; gestação; pneumonia; monitorização; cuidados de saúde; assistência materno-infantil; estágio clínico</w:t>
                            </w:r>
                          </w:p>
                          <w:p w14:paraId="24FFED9E" w14:textId="77777777" w:rsidR="00272DF6" w:rsidRPr="00D663F0" w:rsidRDefault="00272DF6" w:rsidP="00896403">
                            <w:pPr>
                              <w:spacing w:after="0" w:line="360" w:lineRule="auto"/>
                              <w:rPr>
                                <w:rFonts w:ascii="Arial" w:hAnsi="Arial" w:cs="Arial"/>
                                <w:sz w:val="24"/>
                                <w:szCs w:val="24"/>
                              </w:rPr>
                            </w:pPr>
                          </w:p>
                          <w:p w14:paraId="31E25D47" w14:textId="77777777" w:rsidR="00272DF6" w:rsidRPr="00D663F0" w:rsidRDefault="00272DF6" w:rsidP="00896403">
                            <w:pPr>
                              <w:spacing w:after="0" w:line="360" w:lineRule="auto"/>
                              <w:rPr>
                                <w:rFonts w:ascii="Arial" w:hAnsi="Arial" w:cs="Arial"/>
                                <w:sz w:val="24"/>
                                <w:szCs w:val="24"/>
                              </w:rPr>
                            </w:pPr>
                          </w:p>
                          <w:p w14:paraId="54213D1D" w14:textId="77777777" w:rsidR="00272DF6" w:rsidRPr="00D663F0" w:rsidRDefault="00272DF6" w:rsidP="00896403">
                            <w:pPr>
                              <w:spacing w:after="0" w:line="360" w:lineRule="auto"/>
                              <w:rPr>
                                <w:rFonts w:ascii="Arial" w:hAnsi="Arial" w:cs="Arial"/>
                                <w:sz w:val="24"/>
                                <w:szCs w:val="24"/>
                              </w:rPr>
                            </w:pPr>
                          </w:p>
                          <w:p w14:paraId="1A3276F3" w14:textId="77777777" w:rsidR="00272DF6" w:rsidRPr="00D663F0" w:rsidRDefault="00272DF6" w:rsidP="00896403">
                            <w:pPr>
                              <w:spacing w:after="0" w:line="360" w:lineRule="auto"/>
                              <w:rPr>
                                <w:rFonts w:ascii="Arial" w:hAnsi="Arial" w:cs="Arial"/>
                                <w:sz w:val="24"/>
                                <w:szCs w:val="24"/>
                              </w:rPr>
                            </w:pPr>
                            <w:r w:rsidRPr="00D663F0">
                              <w:rPr>
                                <w:rFonts w:ascii="Arial" w:hAnsi="Arial" w:cs="Arial"/>
                                <w:sz w:val="24"/>
                                <w:szCs w:val="24"/>
                              </w:rPr>
                              <w:t xml:space="preserve">O presente trabalho </w:t>
                            </w:r>
                            <w:r w:rsidRPr="00D663F0">
                              <w:rPr>
                                <w:rFonts w:ascii="Arial" w:hAnsi="Arial" w:cs="Arial"/>
                                <w:sz w:val="24"/>
                                <w:szCs w:val="24"/>
                                <w:lang w:val="pt-BR"/>
                              </w:rPr>
                              <w:t xml:space="preserve">contém </w:t>
                            </w:r>
                            <w:r w:rsidRPr="00D663F0">
                              <w:rPr>
                                <w:rFonts w:ascii="Arial" w:hAnsi="Arial" w:cs="Arial"/>
                                <w:sz w:val="24"/>
                                <w:szCs w:val="24"/>
                              </w:rPr>
                              <w:t>______ páginas.</w:t>
                            </w:r>
                          </w:p>
                          <w:p w14:paraId="1D0A13F5" w14:textId="77777777" w:rsidR="00272DF6" w:rsidRDefault="00272DF6" w:rsidP="00896403">
                            <w:pPr>
                              <w:spacing w:after="0" w:line="360" w:lineRule="auto"/>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471E32" id="Caixa de Texto 3" o:spid="_x0000_s1026" style="position:absolute;left:0;text-align:left;margin-left:-18.1pt;margin-top:37.15pt;width:459.75pt;height:645.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">
                <v:path arrowok="t"/>
                <v:textbox>
                  <w:txbxContent>
                    <w:p w14:paraId="6E101EFB" w14:textId="77777777" w:rsidR="00272DF6" w:rsidRDefault="00272DF6" w:rsidP="00896403">
                      <w:pPr>
                        <w:spacing w:after="0" w:line="360" w:lineRule="auto"/>
                        <w:rPr>
                          <w:rFonts w:ascii="Arial" w:hAnsi="Arial" w:cs="Arial"/>
                        </w:rPr>
                      </w:pPr>
                    </w:p>
                    <w:p w14:paraId="7B817F56" w14:textId="77777777" w:rsidR="00272DF6" w:rsidRPr="00D663F0" w:rsidRDefault="00272DF6" w:rsidP="00896403">
                      <w:pPr>
                        <w:spacing w:after="0" w:line="360" w:lineRule="auto"/>
                        <w:rPr>
                          <w:rFonts w:ascii="Arial" w:hAnsi="Arial" w:cs="Arial"/>
                          <w:sz w:val="24"/>
                          <w:szCs w:val="24"/>
                        </w:rPr>
                      </w:pPr>
                      <w:r w:rsidRPr="00D663F0">
                        <w:rPr>
                          <w:rFonts w:ascii="Arial" w:hAnsi="Arial" w:cs="Arial"/>
                          <w:b/>
                          <w:sz w:val="24"/>
                          <w:szCs w:val="24"/>
                        </w:rPr>
                        <w:t>AUTOR:</w:t>
                      </w:r>
                      <w:r w:rsidRPr="00D663F0">
                        <w:rPr>
                          <w:rFonts w:ascii="Arial" w:hAnsi="Arial" w:cs="Arial"/>
                          <w:sz w:val="24"/>
                          <w:szCs w:val="24"/>
                        </w:rPr>
                        <w:t xml:space="preserve">  </w:t>
                      </w:r>
                    </w:p>
                    <w:p w14:paraId="31FF05B2" w14:textId="77777777" w:rsidR="00272DF6" w:rsidRPr="00D663F0" w:rsidRDefault="00272DF6" w:rsidP="00663235">
                      <w:pPr>
                        <w:rPr>
                          <w:rFonts w:ascii="Arial" w:hAnsi="Arial" w:cs="Arial"/>
                          <w:sz w:val="24"/>
                          <w:szCs w:val="24"/>
                        </w:rPr>
                      </w:pPr>
                      <w:r w:rsidRPr="00D663F0">
                        <w:rPr>
                          <w:rFonts w:ascii="Arial" w:eastAsia="Arial" w:hAnsi="Arial" w:cs="Arial"/>
                          <w:b/>
                          <w:sz w:val="24"/>
                          <w:szCs w:val="24"/>
                        </w:rPr>
                        <w:t>DEMBE, Manuel Sawimbo Navimba</w:t>
                      </w:r>
                    </w:p>
                    <w:p w14:paraId="1F8A5675" w14:textId="77777777" w:rsidR="00272DF6" w:rsidRPr="00D663F0" w:rsidRDefault="00272DF6" w:rsidP="00896403">
                      <w:pPr>
                        <w:spacing w:after="0" w:line="360" w:lineRule="auto"/>
                        <w:rPr>
                          <w:rFonts w:ascii="Arial" w:hAnsi="Arial" w:cs="Arial"/>
                          <w:sz w:val="24"/>
                          <w:szCs w:val="24"/>
                        </w:rPr>
                      </w:pPr>
                      <w:r w:rsidRPr="00D663F0">
                        <w:rPr>
                          <w:rFonts w:ascii="Arial" w:hAnsi="Arial" w:cs="Arial"/>
                          <w:sz w:val="24"/>
                          <w:szCs w:val="24"/>
                        </w:rPr>
                        <w:t xml:space="preserve">          </w:t>
                      </w:r>
                    </w:p>
                    <w:p w14:paraId="19238359" w14:textId="77777777" w:rsidR="00272DF6" w:rsidRPr="00D663F0" w:rsidRDefault="00272DF6" w:rsidP="00896403">
                      <w:pPr>
                        <w:spacing w:after="0" w:line="360" w:lineRule="auto"/>
                        <w:ind w:left="284"/>
                        <w:rPr>
                          <w:rFonts w:ascii="Arial" w:hAnsi="Arial" w:cs="Arial"/>
                          <w:b/>
                          <w:sz w:val="24"/>
                          <w:szCs w:val="24"/>
                        </w:rPr>
                      </w:pPr>
                    </w:p>
                    <w:p w14:paraId="0272B3B2" w14:textId="77777777" w:rsidR="00272DF6" w:rsidRPr="00D663F0" w:rsidRDefault="00272DF6" w:rsidP="00896403">
                      <w:pPr>
                        <w:spacing w:after="0" w:line="360" w:lineRule="auto"/>
                        <w:ind w:left="284"/>
                        <w:rPr>
                          <w:rFonts w:ascii="Arial" w:hAnsi="Arial" w:cs="Arial"/>
                          <w:sz w:val="24"/>
                          <w:szCs w:val="24"/>
                        </w:rPr>
                      </w:pPr>
                    </w:p>
                    <w:p w14:paraId="05645649" w14:textId="77777777" w:rsidR="00272DF6" w:rsidRPr="00D663F0" w:rsidRDefault="00272DF6" w:rsidP="00896403">
                      <w:pPr>
                        <w:spacing w:after="0" w:line="360" w:lineRule="auto"/>
                        <w:ind w:left="284"/>
                        <w:jc w:val="center"/>
                        <w:rPr>
                          <w:rFonts w:ascii="Arial" w:hAnsi="Arial" w:cs="Arial"/>
                          <w:sz w:val="24"/>
                          <w:szCs w:val="24"/>
                        </w:rPr>
                      </w:pPr>
                    </w:p>
                    <w:p w14:paraId="754EDED9" w14:textId="77777777" w:rsidR="00272DF6" w:rsidRPr="00F139DB" w:rsidRDefault="00272DF6" w:rsidP="00E75805">
                      <w:pPr>
                        <w:snapToGrid w:val="0"/>
                        <w:spacing w:after="145"/>
                        <w:jc w:val="center"/>
                        <w:textAlignment w:val="baseline"/>
                        <w:rPr>
                          <w:rFonts w:ascii="Arial" w:hAnsi="Arial" w:cs="Arial"/>
                          <w:bCs/>
                          <w:sz w:val="24"/>
                          <w:szCs w:val="24"/>
                          <w:lang w:val="pt-BR"/>
                        </w:rPr>
                      </w:pPr>
                      <w:r w:rsidRPr="00F139DB">
                        <w:rPr>
                          <w:rFonts w:ascii="Arial" w:hAnsi="Arial" w:cs="Arial"/>
                          <w:bCs/>
                          <w:sz w:val="24"/>
                          <w:szCs w:val="24"/>
                        </w:rPr>
                        <w:t>TÍTULO:</w:t>
                      </w:r>
                      <w:r w:rsidRPr="00F139DB">
                        <w:rPr>
                          <w:rFonts w:ascii="Arial" w:hAnsi="Arial" w:cs="Arial"/>
                          <w:bCs/>
                          <w:sz w:val="24"/>
                          <w:szCs w:val="24"/>
                          <w:lang w:val="pt-BR"/>
                        </w:rPr>
                        <w:t xml:space="preserve"> AVALIAÇÃO DOS SINAIS VITAIS EM PACIENTES JOVENS GESTANTES INTERNADAS COM PNEUMONIA, UMA REALIDADE DO EXAME PRÁTICO NO CENTRO MATERNO INFANTIL DO CUNJE, DO BIÉ NO DIA 30 DE ABRIL DE 2026</w:t>
                      </w:r>
                    </w:p>
                    <w:p w14:paraId="6DC821BB" w14:textId="77777777" w:rsidR="00272DF6" w:rsidRPr="00D663F0" w:rsidRDefault="00272DF6" w:rsidP="00896403">
                      <w:pPr>
                        <w:spacing w:after="0" w:line="360" w:lineRule="auto"/>
                        <w:ind w:hanging="5"/>
                        <w:rPr>
                          <w:rFonts w:ascii="Arial" w:hAnsi="Arial" w:cs="Arial"/>
                          <w:sz w:val="24"/>
                          <w:szCs w:val="24"/>
                        </w:rPr>
                      </w:pPr>
                    </w:p>
                    <w:p w14:paraId="31C2FE0B" w14:textId="77777777" w:rsidR="00272DF6" w:rsidRPr="00D663F0" w:rsidRDefault="00272DF6" w:rsidP="00896403">
                      <w:pPr>
                        <w:tabs>
                          <w:tab w:val="left" w:pos="142"/>
                        </w:tabs>
                        <w:spacing w:after="0" w:line="360" w:lineRule="auto"/>
                        <w:ind w:left="284" w:right="-568" w:hanging="567"/>
                        <w:rPr>
                          <w:rFonts w:ascii="Arial" w:hAnsi="Arial" w:cs="Arial"/>
                          <w:sz w:val="24"/>
                          <w:szCs w:val="24"/>
                        </w:rPr>
                      </w:pPr>
                      <w:r w:rsidRPr="00D663F0">
                        <w:rPr>
                          <w:rFonts w:ascii="Arial" w:hAnsi="Arial" w:cs="Arial"/>
                          <w:sz w:val="24"/>
                          <w:szCs w:val="24"/>
                        </w:rPr>
                        <w:t xml:space="preserve">         </w:t>
                      </w:r>
                    </w:p>
                    <w:p w14:paraId="2098B042" w14:textId="77777777" w:rsidR="00272DF6" w:rsidRPr="00D663F0" w:rsidRDefault="00272DF6" w:rsidP="00E75805">
                      <w:pPr>
                        <w:spacing w:after="0" w:line="360" w:lineRule="auto"/>
                        <w:jc w:val="center"/>
                        <w:rPr>
                          <w:rFonts w:ascii="Arial" w:hAnsi="Arial" w:cs="Arial"/>
                          <w:sz w:val="24"/>
                          <w:szCs w:val="24"/>
                          <w:lang w:val="pt-BR"/>
                        </w:rPr>
                      </w:pPr>
                      <w:r w:rsidRPr="00D663F0">
                        <w:rPr>
                          <w:rFonts w:ascii="Arial" w:hAnsi="Arial" w:cs="Arial"/>
                          <w:sz w:val="24"/>
                          <w:szCs w:val="24"/>
                          <w:lang w:val="pt-BR"/>
                        </w:rPr>
                        <w:t>(</w:t>
                      </w:r>
                      <w:r w:rsidRPr="00D663F0">
                        <w:rPr>
                          <w:rFonts w:ascii="Arial" w:hAnsi="Arial" w:cs="Arial"/>
                          <w:sz w:val="24"/>
                          <w:szCs w:val="24"/>
                        </w:rPr>
                        <w:t>RELATÓRIO DE FIM DE CURSO PARA OBTENÇÃO DO GRAU DE TÉCNICO MÉDIO EM CIÊNCIAS DE SAÚDE, OPÇÃO DE ENFERMAGEM GERAL.</w:t>
                      </w:r>
                      <w:r w:rsidRPr="00D663F0">
                        <w:rPr>
                          <w:rFonts w:ascii="Arial" w:hAnsi="Arial" w:cs="Arial"/>
                          <w:sz w:val="24"/>
                          <w:szCs w:val="24"/>
                          <w:lang w:val="pt-BR"/>
                        </w:rPr>
                        <w:t>)</w:t>
                      </w:r>
                    </w:p>
                    <w:p w14:paraId="1CAE99AA" w14:textId="77777777" w:rsidR="00272DF6" w:rsidRPr="00D663F0" w:rsidRDefault="00272DF6" w:rsidP="00896403">
                      <w:pPr>
                        <w:spacing w:after="0" w:line="360" w:lineRule="auto"/>
                        <w:rPr>
                          <w:rFonts w:ascii="Arial" w:hAnsi="Arial" w:cs="Arial"/>
                          <w:b/>
                          <w:sz w:val="24"/>
                          <w:szCs w:val="24"/>
                        </w:rPr>
                      </w:pPr>
                    </w:p>
                    <w:p w14:paraId="7149BF62" w14:textId="77777777" w:rsidR="00272DF6" w:rsidRPr="00D663F0" w:rsidRDefault="00272DF6" w:rsidP="00896403">
                      <w:pPr>
                        <w:spacing w:after="0" w:line="360" w:lineRule="auto"/>
                        <w:rPr>
                          <w:rFonts w:ascii="Arial" w:hAnsi="Arial" w:cs="Arial"/>
                          <w:sz w:val="24"/>
                          <w:szCs w:val="24"/>
                        </w:rPr>
                      </w:pPr>
                    </w:p>
                    <w:p w14:paraId="35400E62" w14:textId="77777777" w:rsidR="00272DF6" w:rsidRPr="00D663F0" w:rsidRDefault="00272DF6" w:rsidP="00896403">
                      <w:pPr>
                        <w:spacing w:after="0" w:line="360" w:lineRule="auto"/>
                        <w:rPr>
                          <w:rFonts w:ascii="Arial" w:hAnsi="Arial" w:cs="Arial"/>
                          <w:sz w:val="24"/>
                          <w:szCs w:val="24"/>
                        </w:rPr>
                      </w:pPr>
                    </w:p>
                    <w:p w14:paraId="7574A223" w14:textId="77777777" w:rsidR="00272DF6" w:rsidRPr="00D663F0" w:rsidRDefault="00272DF6" w:rsidP="00E75805">
                      <w:pPr>
                        <w:rPr>
                          <w:rFonts w:ascii="Arial" w:eastAsia="Arial" w:hAnsi="Arial" w:cs="Arial"/>
                          <w:b/>
                          <w:sz w:val="24"/>
                          <w:szCs w:val="24"/>
                        </w:rPr>
                      </w:pPr>
                      <w:r w:rsidRPr="00D663F0">
                        <w:rPr>
                          <w:rFonts w:ascii="Arial" w:eastAsia="Arial" w:hAnsi="Arial" w:cs="Arial"/>
                          <w:b/>
                          <w:sz w:val="24"/>
                          <w:szCs w:val="24"/>
                        </w:rPr>
                        <w:t>ORIENTADO POR:</w:t>
                      </w:r>
                    </w:p>
                    <w:p w14:paraId="167CFF12" w14:textId="77777777" w:rsidR="00272DF6" w:rsidRPr="00D663F0" w:rsidRDefault="00272DF6" w:rsidP="00E75805">
                      <w:pPr>
                        <w:rPr>
                          <w:rFonts w:ascii="Arial" w:eastAsia="Arial" w:hAnsi="Arial" w:cs="Arial"/>
                          <w:bCs/>
                          <w:sz w:val="24"/>
                          <w:szCs w:val="24"/>
                          <w:lang w:val="pt-BR"/>
                        </w:rPr>
                      </w:pPr>
                      <w:r w:rsidRPr="00D663F0">
                        <w:rPr>
                          <w:rFonts w:ascii="Arial" w:eastAsia="Arial" w:hAnsi="Arial" w:cs="Arial"/>
                          <w:bCs/>
                          <w:sz w:val="24"/>
                          <w:szCs w:val="24"/>
                          <w:lang w:val="pt-BR"/>
                        </w:rPr>
                        <w:t>Lic. José Marcelino Bernardo</w:t>
                      </w:r>
                    </w:p>
                    <w:p w14:paraId="54520DCF" w14:textId="77777777" w:rsidR="00272DF6" w:rsidRPr="00D663F0" w:rsidRDefault="00272DF6" w:rsidP="00E75805">
                      <w:pPr>
                        <w:rPr>
                          <w:rFonts w:ascii="Arial" w:hAnsi="Arial" w:cs="Arial"/>
                          <w:bCs/>
                          <w:sz w:val="24"/>
                          <w:szCs w:val="24"/>
                          <w:lang w:val="pt-BR"/>
                        </w:rPr>
                      </w:pPr>
                      <w:r w:rsidRPr="00D663F0">
                        <w:rPr>
                          <w:rFonts w:ascii="Arial" w:eastAsia="Arial" w:hAnsi="Arial" w:cs="Arial"/>
                          <w:bCs/>
                          <w:sz w:val="24"/>
                          <w:szCs w:val="24"/>
                          <w:lang w:val="pt-BR"/>
                        </w:rPr>
                        <w:t>Lic. Hélvio V. O. Dos Santos</w:t>
                      </w:r>
                    </w:p>
                    <w:p w14:paraId="6AE8A7D9" w14:textId="77777777" w:rsidR="00272DF6" w:rsidRPr="00D663F0" w:rsidRDefault="00272DF6" w:rsidP="00896403">
                      <w:pPr>
                        <w:spacing w:after="0" w:line="360" w:lineRule="auto"/>
                        <w:rPr>
                          <w:rFonts w:ascii="Arial" w:hAnsi="Arial" w:cs="Arial"/>
                          <w:b/>
                          <w:sz w:val="24"/>
                          <w:szCs w:val="24"/>
                        </w:rPr>
                      </w:pPr>
                    </w:p>
                    <w:p w14:paraId="7A7C0E03" w14:textId="77777777" w:rsidR="00272DF6" w:rsidRPr="00D663F0" w:rsidRDefault="00272DF6" w:rsidP="00896403">
                      <w:pPr>
                        <w:spacing w:after="0" w:line="360" w:lineRule="auto"/>
                        <w:rPr>
                          <w:rFonts w:ascii="Arial" w:hAnsi="Arial" w:cs="Arial"/>
                          <w:sz w:val="24"/>
                          <w:szCs w:val="24"/>
                        </w:rPr>
                      </w:pPr>
                    </w:p>
                    <w:p w14:paraId="043295BC" w14:textId="77777777" w:rsidR="00272DF6" w:rsidRPr="00D663F0" w:rsidRDefault="00272DF6" w:rsidP="00896403">
                      <w:pPr>
                        <w:spacing w:after="0" w:line="360" w:lineRule="auto"/>
                        <w:rPr>
                          <w:rFonts w:ascii="Arial" w:hAnsi="Arial" w:cs="Arial"/>
                          <w:sz w:val="24"/>
                          <w:szCs w:val="24"/>
                        </w:rPr>
                      </w:pPr>
                    </w:p>
                    <w:p w14:paraId="23A6FE87" w14:textId="77777777" w:rsidR="00272DF6" w:rsidRPr="00D663F0" w:rsidRDefault="00272DF6" w:rsidP="00896403">
                      <w:pPr>
                        <w:spacing w:after="0" w:line="360" w:lineRule="auto"/>
                        <w:rPr>
                          <w:rFonts w:ascii="Arial" w:hAnsi="Arial" w:cs="Arial"/>
                          <w:sz w:val="24"/>
                          <w:szCs w:val="24"/>
                        </w:rPr>
                      </w:pPr>
                    </w:p>
                    <w:p w14:paraId="587F417B" w14:textId="7F5FE7C1" w:rsidR="00272DF6" w:rsidRPr="00D663F0" w:rsidRDefault="00272DF6" w:rsidP="00896403">
                      <w:pPr>
                        <w:spacing w:after="0" w:line="360" w:lineRule="auto"/>
                        <w:rPr>
                          <w:rFonts w:ascii="Arial" w:hAnsi="Arial" w:cs="Arial"/>
                          <w:sz w:val="24"/>
                          <w:szCs w:val="24"/>
                        </w:rPr>
                      </w:pPr>
                      <w:r w:rsidRPr="00D663F0">
                        <w:rPr>
                          <w:rFonts w:ascii="Arial" w:hAnsi="Arial" w:cs="Arial"/>
                          <w:b/>
                          <w:sz w:val="24"/>
                          <w:szCs w:val="24"/>
                        </w:rPr>
                        <w:t>Palavras-chave:</w:t>
                      </w:r>
                      <w:r w:rsidRPr="00D663F0">
                        <w:rPr>
                          <w:rFonts w:ascii="Arial" w:hAnsi="Arial" w:cs="Arial"/>
                          <w:sz w:val="24"/>
                          <w:szCs w:val="24"/>
                        </w:rPr>
                        <w:t xml:space="preserve"> </w:t>
                      </w:r>
                      <w:r w:rsidRPr="00502B7E">
                        <w:rPr>
                          <w:rFonts w:ascii="Arial" w:hAnsi="Arial" w:cs="Arial"/>
                          <w:lang w:val="pt-BR"/>
                        </w:rPr>
                        <w:t>sinais vitais; enfermagem; gestação; pneumonia; monitorização; cuidados de saúde; assistência materno-infantil; estágio clínico</w:t>
                      </w:r>
                    </w:p>
                    <w:p w14:paraId="24FFED9E" w14:textId="77777777" w:rsidR="00272DF6" w:rsidRPr="00D663F0" w:rsidRDefault="00272DF6" w:rsidP="00896403">
                      <w:pPr>
                        <w:spacing w:after="0" w:line="360" w:lineRule="auto"/>
                        <w:rPr>
                          <w:rFonts w:ascii="Arial" w:hAnsi="Arial" w:cs="Arial"/>
                          <w:sz w:val="24"/>
                          <w:szCs w:val="24"/>
                        </w:rPr>
                      </w:pPr>
                    </w:p>
                    <w:p w14:paraId="31E25D47" w14:textId="77777777" w:rsidR="00272DF6" w:rsidRPr="00D663F0" w:rsidRDefault="00272DF6" w:rsidP="00896403">
                      <w:pPr>
                        <w:spacing w:after="0" w:line="360" w:lineRule="auto"/>
                        <w:rPr>
                          <w:rFonts w:ascii="Arial" w:hAnsi="Arial" w:cs="Arial"/>
                          <w:sz w:val="24"/>
                          <w:szCs w:val="24"/>
                        </w:rPr>
                      </w:pPr>
                    </w:p>
                    <w:p w14:paraId="54213D1D" w14:textId="77777777" w:rsidR="00272DF6" w:rsidRPr="00D663F0" w:rsidRDefault="00272DF6" w:rsidP="00896403">
                      <w:pPr>
                        <w:spacing w:after="0" w:line="360" w:lineRule="auto"/>
                        <w:rPr>
                          <w:rFonts w:ascii="Arial" w:hAnsi="Arial" w:cs="Arial"/>
                          <w:sz w:val="24"/>
                          <w:szCs w:val="24"/>
                        </w:rPr>
                      </w:pPr>
                    </w:p>
                    <w:p w14:paraId="1A3276F3" w14:textId="77777777" w:rsidR="00272DF6" w:rsidRPr="00D663F0" w:rsidRDefault="00272DF6" w:rsidP="00896403">
                      <w:pPr>
                        <w:spacing w:after="0" w:line="360" w:lineRule="auto"/>
                        <w:rPr>
                          <w:rFonts w:ascii="Arial" w:hAnsi="Arial" w:cs="Arial"/>
                          <w:sz w:val="24"/>
                          <w:szCs w:val="24"/>
                        </w:rPr>
                      </w:pPr>
                      <w:r w:rsidRPr="00D663F0">
                        <w:rPr>
                          <w:rFonts w:ascii="Arial" w:hAnsi="Arial" w:cs="Arial"/>
                          <w:sz w:val="24"/>
                          <w:szCs w:val="24"/>
                        </w:rPr>
                        <w:t xml:space="preserve">O presente trabalho </w:t>
                      </w:r>
                      <w:r w:rsidRPr="00D663F0">
                        <w:rPr>
                          <w:rFonts w:ascii="Arial" w:hAnsi="Arial" w:cs="Arial"/>
                          <w:sz w:val="24"/>
                          <w:szCs w:val="24"/>
                          <w:lang w:val="pt-BR"/>
                        </w:rPr>
                        <w:t xml:space="preserve">contém </w:t>
                      </w:r>
                      <w:r w:rsidRPr="00D663F0">
                        <w:rPr>
                          <w:rFonts w:ascii="Arial" w:hAnsi="Arial" w:cs="Arial"/>
                          <w:sz w:val="24"/>
                          <w:szCs w:val="24"/>
                        </w:rPr>
                        <w:t>______ páginas.</w:t>
                      </w:r>
                    </w:p>
                    <w:p w14:paraId="1D0A13F5" w14:textId="77777777" w:rsidR="00272DF6" w:rsidRDefault="00272DF6" w:rsidP="00896403">
                      <w:pPr>
                        <w:spacing w:after="0" w:line="360" w:lineRule="auto"/>
                        <w:rPr>
                          <w:rFonts w:ascii="Arial" w:hAnsi="Arial" w:cs="Arial"/>
                        </w:rPr>
                      </w:pPr>
                    </w:p>
                  </w:txbxContent>
                </v:textbox>
                <w10:wrap type="square" anchorx="margin"/>
              </v:rect>
            </w:pict>
          </mc:Fallback>
        </mc:AlternateContent>
      </w:r>
      <w:r w:rsidR="00E75805" w:rsidRPr="00C142AD">
        <w:rPr>
          <w:rFonts w:ascii="Arial" w:hAnsi="Arial" w:cs="Arial"/>
          <w:b/>
          <w:bCs/>
          <w:sz w:val="24"/>
          <w:szCs w:val="24"/>
          <w:lang w:val="pt-BR"/>
        </w:rPr>
        <w:t>FICHA CATALOGRÁFICA</w:t>
      </w:r>
    </w:p>
    <w:p w14:paraId="095FF905" w14:textId="77777777" w:rsidR="00E75805" w:rsidRPr="00C142AD" w:rsidRDefault="00E75805" w:rsidP="00E75805">
      <w:pPr>
        <w:jc w:val="center"/>
        <w:rPr>
          <w:rFonts w:ascii="Arial" w:hAnsi="Arial" w:cs="Arial"/>
          <w:szCs w:val="24"/>
          <w:lang w:val="pt-BR"/>
        </w:rPr>
      </w:pPr>
    </w:p>
    <w:p w14:paraId="41E0D8EF" w14:textId="77777777" w:rsidR="00E75805" w:rsidRPr="00C142AD" w:rsidRDefault="00E75805" w:rsidP="00E75805">
      <w:pPr>
        <w:jc w:val="center"/>
        <w:rPr>
          <w:rFonts w:ascii="Arial" w:hAnsi="Arial" w:cs="Arial"/>
          <w:szCs w:val="24"/>
          <w:lang w:val="pt-BR"/>
        </w:rPr>
      </w:pPr>
      <w:r w:rsidRPr="00C142AD">
        <w:rPr>
          <w:rFonts w:ascii="Arial" w:hAnsi="Arial" w:cs="Arial"/>
          <w:szCs w:val="24"/>
          <w:lang w:val="pt-BR"/>
        </w:rPr>
        <w:lastRenderedPageBreak/>
        <w:t>FOLHA DE APROVAÇÃO</w:t>
      </w:r>
    </w:p>
    <w:p w14:paraId="69EF116D" w14:textId="77777777" w:rsidR="00E75805" w:rsidRPr="00C142AD" w:rsidRDefault="00813477" w:rsidP="00E75805">
      <w:pPr>
        <w:jc w:val="center"/>
        <w:rPr>
          <w:rFonts w:ascii="Arial" w:hAnsi="Arial" w:cs="Arial"/>
          <w:szCs w:val="24"/>
          <w:lang w:val="pt-BR"/>
        </w:rPr>
      </w:pPr>
      <w:r w:rsidRPr="00C142AD">
        <w:rPr>
          <w:rFonts w:ascii="Arial" w:hAnsi="Arial" w:cs="Arial"/>
          <w:noProof/>
          <w:szCs w:val="24"/>
          <w:lang w:eastAsia="pt-PT"/>
        </w:rPr>
        <mc:AlternateContent>
          <mc:Choice Requires="wps">
            <w:drawing>
              <wp:anchor distT="0" distB="0" distL="0" distR="0" simplePos="0" relativeHeight="251665408" behindDoc="0" locked="0" layoutInCell="1" allowOverlap="1" wp14:anchorId="739EC748" wp14:editId="2D501271">
                <wp:simplePos x="0" y="0"/>
                <wp:positionH relativeFrom="margin">
                  <wp:align>left</wp:align>
                </wp:positionH>
                <wp:positionV relativeFrom="paragraph">
                  <wp:posOffset>5464</wp:posOffset>
                </wp:positionV>
                <wp:extent cx="5605780" cy="8718698"/>
                <wp:effectExtent l="0" t="0" r="13970" b="25400"/>
                <wp:wrapNone/>
                <wp:docPr id="10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871869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5F4F18" w14:textId="77777777" w:rsidR="00272DF6" w:rsidRDefault="00272DF6" w:rsidP="00E75805">
                            <w:pPr>
                              <w:jc w:val="center"/>
                              <w:rPr>
                                <w:rFonts w:ascii="Arial" w:hAnsi="Arial" w:cs="Arial"/>
                                <w:szCs w:val="24"/>
                              </w:rPr>
                            </w:pPr>
                          </w:p>
                          <w:p w14:paraId="696A1FDC" w14:textId="77777777" w:rsidR="00272DF6" w:rsidRDefault="00272DF6" w:rsidP="00E75805">
                            <w:pPr>
                              <w:jc w:val="center"/>
                            </w:pPr>
                            <w:r>
                              <w:rPr>
                                <w:noProof/>
                                <w:lang w:eastAsia="pt-PT"/>
                              </w:rPr>
                              <w:drawing>
                                <wp:inline distT="0" distB="0" distL="0" distR="0" wp14:anchorId="05E898DE" wp14:editId="473D30A6">
                                  <wp:extent cx="1336040" cy="916940"/>
                                  <wp:effectExtent l="0" t="0" r="0" b="0"/>
                                  <wp:docPr id="2" name="Imagem 2"/>
                                  <wp:cNvGraphicFramePr/>
                                  <a:graphic xmlns:a="http://schemas.openxmlformats.org/drawingml/2006/main">
                                    <a:graphicData uri="http://schemas.openxmlformats.org/drawingml/2006/picture">
                                      <pic:pic xmlns:pic="http://schemas.openxmlformats.org/drawingml/2006/picture">
                                        <pic:nvPicPr>
                                          <pic:cNvPr id="12927" name="Picture 12927"/>
                                          <pic:cNvPicPr/>
                                        </pic:nvPicPr>
                                        <pic:blipFill>
                                          <a:blip r:embed="rId6"/>
                                          <a:stretch>
                                            <a:fillRect/>
                                          </a:stretch>
                                        </pic:blipFill>
                                        <pic:spPr>
                                          <a:xfrm>
                                            <a:off x="0" y="0"/>
                                            <a:ext cx="1336647" cy="917549"/>
                                          </a:xfrm>
                                          <a:prstGeom prst="rect">
                                            <a:avLst/>
                                          </a:prstGeom>
                                        </pic:spPr>
                                      </pic:pic>
                                    </a:graphicData>
                                  </a:graphic>
                                </wp:inline>
                              </w:drawing>
                            </w:r>
                          </w:p>
                          <w:p w14:paraId="27553A74" w14:textId="77777777" w:rsidR="00272DF6" w:rsidRPr="000564B3" w:rsidRDefault="00272DF6" w:rsidP="00E75805">
                            <w:pPr>
                              <w:jc w:val="center"/>
                              <w:rPr>
                                <w:rFonts w:ascii="Arial" w:hAnsi="Arial" w:cs="Arial"/>
                                <w:b/>
                                <w:bCs/>
                                <w:sz w:val="24"/>
                                <w:szCs w:val="24"/>
                                <w:lang w:val="pt-BR"/>
                              </w:rPr>
                            </w:pPr>
                            <w:r w:rsidRPr="000564B3">
                              <w:rPr>
                                <w:rFonts w:ascii="Arial" w:hAnsi="Arial" w:cs="Arial"/>
                                <w:b/>
                                <w:bCs/>
                                <w:sz w:val="24"/>
                                <w:szCs w:val="24"/>
                                <w:lang w:val="pt-BR"/>
                              </w:rPr>
                              <w:t xml:space="preserve"> INSTITUTO TÉCNICO PRIVADO DE SAÚDE MUALACA </w:t>
                            </w:r>
                          </w:p>
                          <w:p w14:paraId="0BB02D77" w14:textId="77777777" w:rsidR="00272DF6" w:rsidRPr="000564B3" w:rsidRDefault="00272DF6" w:rsidP="00E75805">
                            <w:pPr>
                              <w:spacing w:line="360" w:lineRule="auto"/>
                              <w:jc w:val="center"/>
                              <w:rPr>
                                <w:rFonts w:ascii="Arial" w:eastAsia="Arial" w:hAnsi="Arial" w:cs="Arial"/>
                                <w:b/>
                                <w:bCs/>
                                <w:sz w:val="24"/>
                                <w:szCs w:val="24"/>
                                <w:u w:val="single" w:color="000000"/>
                                <w:lang w:val="pt-BR"/>
                              </w:rPr>
                            </w:pPr>
                            <w:r w:rsidRPr="000564B3">
                              <w:rPr>
                                <w:rFonts w:ascii="Arial" w:eastAsia="Arial" w:hAnsi="Arial" w:cs="Arial"/>
                                <w:b/>
                                <w:bCs/>
                                <w:sz w:val="24"/>
                                <w:szCs w:val="24"/>
                                <w:u w:val="single" w:color="000000"/>
                              </w:rPr>
                              <w:t xml:space="preserve">LIC. N º 16/2024, AO ABRIGO DO </w:t>
                            </w:r>
                            <w:r w:rsidRPr="000564B3">
                              <w:rPr>
                                <w:rFonts w:ascii="Arial" w:eastAsia="Arial" w:hAnsi="Arial" w:cs="Arial"/>
                                <w:b/>
                                <w:bCs/>
                                <w:sz w:val="24"/>
                                <w:szCs w:val="24"/>
                                <w:u w:val="single" w:color="000000"/>
                                <w:lang w:val="pt-BR"/>
                              </w:rPr>
                              <w:t>DO DECRETO PRESIDENCIAL Nº 37/23 DE 09 DE FEVEREIRO</w:t>
                            </w:r>
                          </w:p>
                          <w:p w14:paraId="00CCDFFD" w14:textId="77777777" w:rsidR="00272DF6" w:rsidRPr="000564B3" w:rsidRDefault="00272DF6" w:rsidP="00E75805">
                            <w:pPr>
                              <w:spacing w:line="360" w:lineRule="auto"/>
                              <w:jc w:val="center"/>
                              <w:rPr>
                                <w:rFonts w:ascii="Arial" w:hAnsi="Arial" w:cs="Arial"/>
                                <w:b/>
                                <w:bCs/>
                                <w:sz w:val="24"/>
                                <w:szCs w:val="24"/>
                                <w:lang w:val="pt-BR"/>
                              </w:rPr>
                            </w:pPr>
                            <w:r w:rsidRPr="000564B3">
                              <w:rPr>
                                <w:rFonts w:ascii="Arial" w:hAnsi="Arial" w:cs="Arial"/>
                                <w:b/>
                                <w:bCs/>
                                <w:sz w:val="24"/>
                                <w:szCs w:val="24"/>
                                <w:lang w:val="pt-BR"/>
                              </w:rPr>
                              <w:t xml:space="preserve">COORDENAÇÃO DO CURSO DE ENFERMAGEM GERAL </w:t>
                            </w:r>
                          </w:p>
                          <w:p w14:paraId="4EB99166" w14:textId="77777777" w:rsidR="00272DF6" w:rsidRPr="000564B3" w:rsidRDefault="00272DF6" w:rsidP="00E75805">
                            <w:pPr>
                              <w:spacing w:line="360" w:lineRule="auto"/>
                              <w:jc w:val="center"/>
                              <w:rPr>
                                <w:rFonts w:ascii="Arial" w:hAnsi="Arial" w:cs="Arial"/>
                                <w:b/>
                                <w:bCs/>
                                <w:color w:val="00B050"/>
                                <w:sz w:val="24"/>
                                <w:szCs w:val="24"/>
                                <w:u w:val="single"/>
                                <w:lang w:val="pt-BR"/>
                              </w:rPr>
                            </w:pPr>
                            <w:r w:rsidRPr="000564B3">
                              <w:rPr>
                                <w:rFonts w:ascii="Arial" w:hAnsi="Arial" w:cs="Arial"/>
                                <w:b/>
                                <w:bCs/>
                                <w:color w:val="00B050"/>
                                <w:sz w:val="24"/>
                                <w:szCs w:val="24"/>
                                <w:u w:val="single"/>
                                <w:lang w:val="pt-BR"/>
                              </w:rPr>
                              <w:t>V VIVEIRO</w:t>
                            </w:r>
                          </w:p>
                          <w:p w14:paraId="400BE181" w14:textId="77777777" w:rsidR="00272DF6" w:rsidRPr="00813477" w:rsidRDefault="00272DF6" w:rsidP="00663235">
                            <w:pPr>
                              <w:spacing w:after="0" w:line="360" w:lineRule="auto"/>
                              <w:rPr>
                                <w:rFonts w:ascii="Arial" w:hAnsi="Arial" w:cs="Arial"/>
                                <w:sz w:val="24"/>
                                <w:szCs w:val="24"/>
                                <w:lang w:val="pt-BR"/>
                              </w:rPr>
                            </w:pPr>
                            <w:r w:rsidRPr="00813477">
                              <w:rPr>
                                <w:rFonts w:ascii="Arial" w:hAnsi="Arial" w:cs="Arial"/>
                                <w:sz w:val="24"/>
                                <w:szCs w:val="24"/>
                                <w:lang w:val="pt-BR"/>
                              </w:rPr>
                              <w:t>AUTOR:</w:t>
                            </w:r>
                          </w:p>
                          <w:p w14:paraId="22D6E2F0" w14:textId="77777777" w:rsidR="00272DF6" w:rsidRPr="00813477" w:rsidRDefault="00272DF6" w:rsidP="00663235">
                            <w:pPr>
                              <w:rPr>
                                <w:bCs/>
                                <w:sz w:val="24"/>
                                <w:szCs w:val="24"/>
                              </w:rPr>
                            </w:pPr>
                            <w:r w:rsidRPr="00813477">
                              <w:rPr>
                                <w:rFonts w:ascii="Arial" w:eastAsia="Arial" w:hAnsi="Arial" w:cs="Arial"/>
                                <w:bCs/>
                                <w:sz w:val="24"/>
                                <w:szCs w:val="24"/>
                              </w:rPr>
                              <w:t>DEMBE, Manuel Sawimbo Navimba</w:t>
                            </w:r>
                          </w:p>
                          <w:p w14:paraId="28CCD932" w14:textId="77777777" w:rsidR="00272DF6" w:rsidRPr="00663235" w:rsidRDefault="00272DF6" w:rsidP="00E75805">
                            <w:pPr>
                              <w:spacing w:after="0" w:line="360" w:lineRule="auto"/>
                              <w:ind w:left="295" w:hanging="11"/>
                              <w:rPr>
                                <w:szCs w:val="24"/>
                                <w:lang w:val="pt-BR"/>
                              </w:rPr>
                            </w:pPr>
                          </w:p>
                          <w:p w14:paraId="55B51BFE" w14:textId="77777777" w:rsidR="00272DF6" w:rsidRPr="00F139DB" w:rsidRDefault="00272DF6" w:rsidP="00E75805">
                            <w:pPr>
                              <w:spacing w:after="0" w:line="360" w:lineRule="auto"/>
                              <w:ind w:left="295" w:hanging="11"/>
                              <w:jc w:val="center"/>
                              <w:rPr>
                                <w:rFonts w:ascii="Arial" w:hAnsi="Arial" w:cs="Arial"/>
                                <w:sz w:val="24"/>
                                <w:szCs w:val="24"/>
                                <w:lang w:val="pt-BR"/>
                              </w:rPr>
                            </w:pPr>
                            <w:r w:rsidRPr="00813477">
                              <w:rPr>
                                <w:rFonts w:ascii="Arial" w:hAnsi="Arial" w:cs="Arial"/>
                                <w:b/>
                                <w:sz w:val="24"/>
                                <w:szCs w:val="24"/>
                              </w:rPr>
                              <w:t>TÍTULO:</w:t>
                            </w:r>
                            <w:r>
                              <w:rPr>
                                <w:rFonts w:ascii="Arial" w:hAnsi="Arial" w:cs="Arial"/>
                                <w:b/>
                                <w:sz w:val="24"/>
                                <w:szCs w:val="24"/>
                                <w:lang w:val="pt-BR"/>
                              </w:rPr>
                              <w:t xml:space="preserve"> </w:t>
                            </w:r>
                            <w:r>
                              <w:rPr>
                                <w:rFonts w:ascii="Arial" w:hAnsi="Arial" w:cs="Arial"/>
                                <w:b/>
                                <w:bCs/>
                                <w:sz w:val="24"/>
                                <w:szCs w:val="24"/>
                                <w:lang w:val="pt-BR"/>
                              </w:rPr>
                              <w:t>AVALIAÇÃO DOS SINAIS VITAIS EM PACIENTES JOVENS GESTANTES INTERNADAS COM PNEUMONIA, UMA REALIDADE DO EXAME PRÁTICO NO CENTRO MATERNO INFANTIL DO CUNJE, DO BIÉ NO DIA 30 DE ABRIL DE 2026</w:t>
                            </w:r>
                          </w:p>
                          <w:p w14:paraId="1FFFCE65" w14:textId="77777777" w:rsidR="00272DF6" w:rsidRPr="00813477" w:rsidRDefault="00272DF6" w:rsidP="00E75805">
                            <w:pPr>
                              <w:spacing w:after="0" w:line="360" w:lineRule="auto"/>
                              <w:ind w:left="295" w:hanging="11"/>
                              <w:rPr>
                                <w:rFonts w:ascii="Arial" w:hAnsi="Arial" w:cs="Arial"/>
                                <w:sz w:val="24"/>
                                <w:szCs w:val="24"/>
                              </w:rPr>
                            </w:pPr>
                          </w:p>
                          <w:p w14:paraId="339DBA7B" w14:textId="77777777" w:rsidR="00272DF6" w:rsidRPr="00813477" w:rsidRDefault="00272DF6" w:rsidP="00E75805">
                            <w:pPr>
                              <w:spacing w:after="0" w:line="360" w:lineRule="auto"/>
                              <w:ind w:left="295" w:hanging="11"/>
                              <w:rPr>
                                <w:rFonts w:ascii="Arial" w:hAnsi="Arial" w:cs="Arial"/>
                                <w:sz w:val="24"/>
                                <w:szCs w:val="24"/>
                              </w:rPr>
                            </w:pPr>
                          </w:p>
                          <w:p w14:paraId="4507C697" w14:textId="0D8D4705" w:rsidR="00272DF6" w:rsidRPr="00813477" w:rsidRDefault="00272DF6" w:rsidP="00C142AD">
                            <w:pPr>
                              <w:spacing w:line="360" w:lineRule="auto"/>
                              <w:jc w:val="both"/>
                              <w:rPr>
                                <w:rFonts w:ascii="Arial" w:hAnsi="Arial" w:cs="Arial"/>
                                <w:sz w:val="24"/>
                                <w:szCs w:val="24"/>
                              </w:rPr>
                            </w:pPr>
                            <w:r w:rsidRPr="00813477">
                              <w:rPr>
                                <w:rFonts w:ascii="Arial" w:hAnsi="Arial" w:cs="Arial"/>
                                <w:b/>
                                <w:sz w:val="24"/>
                                <w:szCs w:val="24"/>
                              </w:rPr>
                              <w:t>Objectivo geral:</w:t>
                            </w:r>
                            <w:r w:rsidRPr="00813477">
                              <w:rPr>
                                <w:rFonts w:ascii="Arial" w:hAnsi="Arial" w:cs="Arial"/>
                                <w:sz w:val="24"/>
                                <w:szCs w:val="24"/>
                              </w:rPr>
                              <w:t xml:space="preserve"> </w:t>
                            </w:r>
                            <w:r>
                              <w:rPr>
                                <w:rFonts w:ascii="Arial" w:hAnsi="Arial" w:cs="Arial"/>
                                <w:sz w:val="24"/>
                                <w:szCs w:val="24"/>
                              </w:rPr>
                              <w:t xml:space="preserve">Descrever os principais aspectos relacionados a avaliação dos sinais </w:t>
                            </w:r>
                            <w:r w:rsidRPr="00C142AD">
                              <w:rPr>
                                <w:rFonts w:ascii="Arial" w:hAnsi="Arial" w:cs="Arial"/>
                                <w:sz w:val="24"/>
                                <w:szCs w:val="24"/>
                                <w:lang w:val="pt-BR"/>
                              </w:rPr>
                              <w:t>em pacientes jovens gestantes internadas com pneumonia, uma realidade do exame prático no Centro Materno Infantil do Cunje, do Bié no dia 30 de abril de 2026</w:t>
                            </w:r>
                          </w:p>
                          <w:p w14:paraId="565A7AC0" w14:textId="77777777" w:rsidR="00272DF6" w:rsidRPr="00813477" w:rsidRDefault="00272DF6" w:rsidP="00E75805">
                            <w:pPr>
                              <w:spacing w:after="0" w:line="360" w:lineRule="auto"/>
                              <w:ind w:left="295" w:hanging="11"/>
                              <w:rPr>
                                <w:rFonts w:ascii="Arial" w:hAnsi="Arial" w:cs="Arial"/>
                                <w:sz w:val="24"/>
                                <w:szCs w:val="24"/>
                              </w:rPr>
                            </w:pPr>
                          </w:p>
                          <w:p w14:paraId="6824072B" w14:textId="77777777" w:rsidR="00272DF6" w:rsidRPr="00813477" w:rsidRDefault="00272DF6" w:rsidP="00E75805">
                            <w:pPr>
                              <w:spacing w:after="0" w:line="360" w:lineRule="auto"/>
                              <w:rPr>
                                <w:rFonts w:ascii="Arial" w:hAnsi="Arial" w:cs="Arial"/>
                                <w:sz w:val="24"/>
                                <w:szCs w:val="24"/>
                              </w:rPr>
                            </w:pPr>
                            <w:r w:rsidRPr="00813477">
                              <w:rPr>
                                <w:rFonts w:ascii="Arial" w:hAnsi="Arial" w:cs="Arial"/>
                                <w:b/>
                                <w:sz w:val="24"/>
                                <w:szCs w:val="24"/>
                              </w:rPr>
                              <w:t>Data da aprovação:</w:t>
                            </w:r>
                            <w:r w:rsidRPr="00813477">
                              <w:rPr>
                                <w:rFonts w:ascii="Arial" w:hAnsi="Arial" w:cs="Arial"/>
                                <w:sz w:val="24"/>
                                <w:szCs w:val="24"/>
                              </w:rPr>
                              <w:t xml:space="preserve"> _____/___________________/ 20____</w:t>
                            </w:r>
                          </w:p>
                          <w:p w14:paraId="4933DA48" w14:textId="77777777" w:rsidR="00272DF6" w:rsidRPr="00813477" w:rsidRDefault="00272DF6" w:rsidP="00E75805">
                            <w:pPr>
                              <w:spacing w:after="0" w:line="360" w:lineRule="auto"/>
                              <w:ind w:left="295" w:hanging="11"/>
                              <w:rPr>
                                <w:rFonts w:ascii="Arial" w:hAnsi="Arial" w:cs="Arial"/>
                                <w:sz w:val="24"/>
                                <w:szCs w:val="24"/>
                              </w:rPr>
                            </w:pPr>
                          </w:p>
                          <w:p w14:paraId="6549D7F1" w14:textId="77777777" w:rsidR="00272DF6" w:rsidRPr="00813477" w:rsidRDefault="00272DF6" w:rsidP="00E75805">
                            <w:pPr>
                              <w:spacing w:after="0" w:line="360" w:lineRule="auto"/>
                              <w:ind w:left="295" w:hanging="11"/>
                              <w:jc w:val="center"/>
                              <w:rPr>
                                <w:rFonts w:ascii="Arial" w:hAnsi="Arial" w:cs="Arial"/>
                                <w:sz w:val="24"/>
                                <w:szCs w:val="24"/>
                              </w:rPr>
                            </w:pPr>
                          </w:p>
                          <w:p w14:paraId="5CEE25F2" w14:textId="77777777" w:rsidR="00272DF6" w:rsidRPr="00813477" w:rsidRDefault="00272DF6" w:rsidP="00E75805">
                            <w:pPr>
                              <w:spacing w:after="0" w:line="360" w:lineRule="auto"/>
                              <w:ind w:left="295" w:hanging="11"/>
                              <w:jc w:val="center"/>
                              <w:rPr>
                                <w:rFonts w:ascii="Arial" w:hAnsi="Arial" w:cs="Arial"/>
                                <w:b/>
                                <w:sz w:val="24"/>
                                <w:szCs w:val="24"/>
                              </w:rPr>
                            </w:pPr>
                            <w:r w:rsidRPr="00813477">
                              <w:rPr>
                                <w:rFonts w:ascii="Arial" w:hAnsi="Arial" w:cs="Arial"/>
                                <w:b/>
                                <w:sz w:val="24"/>
                                <w:szCs w:val="24"/>
                              </w:rPr>
                              <w:t>Corpo de júri</w:t>
                            </w:r>
                          </w:p>
                          <w:p w14:paraId="3732963F" w14:textId="77777777" w:rsidR="00272DF6" w:rsidRPr="00813477" w:rsidRDefault="00272DF6" w:rsidP="00E75805">
                            <w:pPr>
                              <w:spacing w:after="0" w:line="360" w:lineRule="auto"/>
                              <w:rPr>
                                <w:rFonts w:ascii="Arial" w:hAnsi="Arial" w:cs="Arial"/>
                                <w:sz w:val="24"/>
                                <w:szCs w:val="24"/>
                                <w:lang w:val="pt-BR"/>
                              </w:rPr>
                            </w:pPr>
                            <w:r w:rsidRPr="00813477">
                              <w:rPr>
                                <w:rFonts w:ascii="Arial" w:hAnsi="Arial" w:cs="Arial"/>
                                <w:b/>
                                <w:sz w:val="24"/>
                                <w:szCs w:val="24"/>
                              </w:rPr>
                              <w:t xml:space="preserve">Presidente: </w:t>
                            </w:r>
                            <w:r w:rsidRPr="00813477">
                              <w:rPr>
                                <w:rFonts w:ascii="Arial" w:hAnsi="Arial" w:cs="Arial"/>
                                <w:b/>
                                <w:sz w:val="24"/>
                                <w:szCs w:val="24"/>
                                <w:lang w:val="pt-BR"/>
                              </w:rPr>
                              <w:t>___________________________________/__________________</w:t>
                            </w:r>
                          </w:p>
                          <w:p w14:paraId="2ABAC6DB" w14:textId="77777777" w:rsidR="00272DF6" w:rsidRPr="00813477" w:rsidRDefault="00272DF6" w:rsidP="00E75805">
                            <w:pPr>
                              <w:spacing w:after="0" w:line="360" w:lineRule="auto"/>
                              <w:rPr>
                                <w:rFonts w:ascii="Arial" w:hAnsi="Arial" w:cs="Arial"/>
                                <w:sz w:val="24"/>
                                <w:szCs w:val="24"/>
                                <w:lang w:val="pt-BR"/>
                              </w:rPr>
                            </w:pPr>
                            <w:r w:rsidRPr="00813477">
                              <w:rPr>
                                <w:rFonts w:ascii="Arial" w:hAnsi="Arial" w:cs="Arial"/>
                                <w:b/>
                                <w:sz w:val="24"/>
                                <w:szCs w:val="24"/>
                              </w:rPr>
                              <w:t xml:space="preserve">1º  Vogal: </w:t>
                            </w:r>
                            <w:r w:rsidRPr="00813477">
                              <w:rPr>
                                <w:rFonts w:ascii="Arial" w:hAnsi="Arial" w:cs="Arial"/>
                                <w:b/>
                                <w:sz w:val="24"/>
                                <w:szCs w:val="24"/>
                                <w:lang w:val="pt-BR"/>
                              </w:rPr>
                              <w:t>____________________________________/__________________</w:t>
                            </w:r>
                          </w:p>
                          <w:p w14:paraId="5A6B7C79" w14:textId="77777777" w:rsidR="00272DF6" w:rsidRPr="00813477" w:rsidRDefault="00272DF6" w:rsidP="00E75805">
                            <w:pPr>
                              <w:spacing w:after="0" w:line="360" w:lineRule="auto"/>
                              <w:rPr>
                                <w:rFonts w:ascii="Arial" w:hAnsi="Arial" w:cs="Arial"/>
                                <w:sz w:val="24"/>
                                <w:szCs w:val="24"/>
                                <w:lang w:val="pt-BR"/>
                              </w:rPr>
                            </w:pPr>
                            <w:r w:rsidRPr="00813477">
                              <w:rPr>
                                <w:rFonts w:ascii="Arial" w:hAnsi="Arial" w:cs="Arial"/>
                                <w:b/>
                                <w:sz w:val="24"/>
                                <w:szCs w:val="24"/>
                              </w:rPr>
                              <w:t>Secretário</w:t>
                            </w:r>
                            <w:r w:rsidRPr="00813477">
                              <w:rPr>
                                <w:rFonts w:ascii="Arial" w:hAnsi="Arial" w:cs="Arial"/>
                                <w:b/>
                                <w:sz w:val="24"/>
                                <w:szCs w:val="24"/>
                                <w:lang w:val="pt-BR"/>
                              </w:rPr>
                              <w:t>: ___________________________________/__________________</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9EC748" id="Caixa de Texto 2" o:spid="_x0000_s1027" style="position:absolute;left:0;text-align:left;margin-left:0;margin-top:.45pt;width:441.4pt;height:686.5pt;z-index:25166540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">
                <v:path arrowok="t"/>
                <v:textbox>
                  <w:txbxContent>
                    <w:p w14:paraId="3E5F4F18" w14:textId="77777777" w:rsidR="00272DF6" w:rsidRDefault="00272DF6" w:rsidP="00E75805">
                      <w:pPr>
                        <w:jc w:val="center"/>
                        <w:rPr>
                          <w:rFonts w:ascii="Arial" w:hAnsi="Arial" w:cs="Arial"/>
                          <w:szCs w:val="24"/>
                        </w:rPr>
                      </w:pPr>
                    </w:p>
                    <w:p w14:paraId="696A1FDC" w14:textId="77777777" w:rsidR="00272DF6" w:rsidRDefault="00272DF6" w:rsidP="00E75805">
                      <w:pPr>
                        <w:jc w:val="center"/>
                      </w:pPr>
                      <w:r>
                        <w:rPr>
                          <w:noProof/>
                          <w:lang w:eastAsia="pt-PT"/>
                        </w:rPr>
                        <w:drawing>
                          <wp:inline distT="0" distB="0" distL="0" distR="0" wp14:anchorId="05E898DE" wp14:editId="473D30A6">
                            <wp:extent cx="1336040" cy="916940"/>
                            <wp:effectExtent l="0" t="0" r="0" b="0"/>
                            <wp:docPr id="2" name="Imagem 2"/>
                            <wp:cNvGraphicFramePr/>
                            <a:graphic xmlns:a="http://schemas.openxmlformats.org/drawingml/2006/main">
                              <a:graphicData uri="http://schemas.openxmlformats.org/drawingml/2006/picture">
                                <pic:pic xmlns:pic="http://schemas.openxmlformats.org/drawingml/2006/picture">
                                  <pic:nvPicPr>
                                    <pic:cNvPr id="12927" name="Picture 12927"/>
                                    <pic:cNvPicPr/>
                                  </pic:nvPicPr>
                                  <pic:blipFill>
                                    <a:blip r:embed="rId6"/>
                                    <a:stretch>
                                      <a:fillRect/>
                                    </a:stretch>
                                  </pic:blipFill>
                                  <pic:spPr>
                                    <a:xfrm>
                                      <a:off x="0" y="0"/>
                                      <a:ext cx="1336647" cy="917549"/>
                                    </a:xfrm>
                                    <a:prstGeom prst="rect">
                                      <a:avLst/>
                                    </a:prstGeom>
                                  </pic:spPr>
                                </pic:pic>
                              </a:graphicData>
                            </a:graphic>
                          </wp:inline>
                        </w:drawing>
                      </w:r>
                    </w:p>
                    <w:p w14:paraId="27553A74" w14:textId="77777777" w:rsidR="00272DF6" w:rsidRPr="000564B3" w:rsidRDefault="00272DF6" w:rsidP="00E75805">
                      <w:pPr>
                        <w:jc w:val="center"/>
                        <w:rPr>
                          <w:rFonts w:ascii="Arial" w:hAnsi="Arial" w:cs="Arial"/>
                          <w:b/>
                          <w:bCs/>
                          <w:sz w:val="24"/>
                          <w:szCs w:val="24"/>
                          <w:lang w:val="pt-BR"/>
                        </w:rPr>
                      </w:pPr>
                      <w:r w:rsidRPr="000564B3">
                        <w:rPr>
                          <w:rFonts w:ascii="Arial" w:hAnsi="Arial" w:cs="Arial"/>
                          <w:b/>
                          <w:bCs/>
                          <w:sz w:val="24"/>
                          <w:szCs w:val="24"/>
                          <w:lang w:val="pt-BR"/>
                        </w:rPr>
                        <w:t xml:space="preserve"> INSTITUTO TÉCNICO PRIVADO DE SAÚDE MUALACA </w:t>
                      </w:r>
                    </w:p>
                    <w:p w14:paraId="0BB02D77" w14:textId="77777777" w:rsidR="00272DF6" w:rsidRPr="000564B3" w:rsidRDefault="00272DF6" w:rsidP="00E75805">
                      <w:pPr>
                        <w:spacing w:line="360" w:lineRule="auto"/>
                        <w:jc w:val="center"/>
                        <w:rPr>
                          <w:rFonts w:ascii="Arial" w:eastAsia="Arial" w:hAnsi="Arial" w:cs="Arial"/>
                          <w:b/>
                          <w:bCs/>
                          <w:sz w:val="24"/>
                          <w:szCs w:val="24"/>
                          <w:u w:val="single" w:color="000000"/>
                          <w:lang w:val="pt-BR"/>
                        </w:rPr>
                      </w:pPr>
                      <w:r w:rsidRPr="000564B3">
                        <w:rPr>
                          <w:rFonts w:ascii="Arial" w:eastAsia="Arial" w:hAnsi="Arial" w:cs="Arial"/>
                          <w:b/>
                          <w:bCs/>
                          <w:sz w:val="24"/>
                          <w:szCs w:val="24"/>
                          <w:u w:val="single" w:color="000000"/>
                        </w:rPr>
                        <w:t xml:space="preserve">LIC. N º 16/2024, AO ABRIGO DO </w:t>
                      </w:r>
                      <w:r w:rsidRPr="000564B3">
                        <w:rPr>
                          <w:rFonts w:ascii="Arial" w:eastAsia="Arial" w:hAnsi="Arial" w:cs="Arial"/>
                          <w:b/>
                          <w:bCs/>
                          <w:sz w:val="24"/>
                          <w:szCs w:val="24"/>
                          <w:u w:val="single" w:color="000000"/>
                          <w:lang w:val="pt-BR"/>
                        </w:rPr>
                        <w:t>DO DECRETO PRESIDENCIAL Nº 37/23 DE 09 DE FEVEREIRO</w:t>
                      </w:r>
                    </w:p>
                    <w:p w14:paraId="00CCDFFD" w14:textId="77777777" w:rsidR="00272DF6" w:rsidRPr="000564B3" w:rsidRDefault="00272DF6" w:rsidP="00E75805">
                      <w:pPr>
                        <w:spacing w:line="360" w:lineRule="auto"/>
                        <w:jc w:val="center"/>
                        <w:rPr>
                          <w:rFonts w:ascii="Arial" w:hAnsi="Arial" w:cs="Arial"/>
                          <w:b/>
                          <w:bCs/>
                          <w:sz w:val="24"/>
                          <w:szCs w:val="24"/>
                          <w:lang w:val="pt-BR"/>
                        </w:rPr>
                      </w:pPr>
                      <w:r w:rsidRPr="000564B3">
                        <w:rPr>
                          <w:rFonts w:ascii="Arial" w:hAnsi="Arial" w:cs="Arial"/>
                          <w:b/>
                          <w:bCs/>
                          <w:sz w:val="24"/>
                          <w:szCs w:val="24"/>
                          <w:lang w:val="pt-BR"/>
                        </w:rPr>
                        <w:t xml:space="preserve">COORDENAÇÃO DO CURSO DE ENFERMAGEM GERAL </w:t>
                      </w:r>
                    </w:p>
                    <w:p w14:paraId="4EB99166" w14:textId="77777777" w:rsidR="00272DF6" w:rsidRPr="000564B3" w:rsidRDefault="00272DF6" w:rsidP="00E75805">
                      <w:pPr>
                        <w:spacing w:line="360" w:lineRule="auto"/>
                        <w:jc w:val="center"/>
                        <w:rPr>
                          <w:rFonts w:ascii="Arial" w:hAnsi="Arial" w:cs="Arial"/>
                          <w:b/>
                          <w:bCs/>
                          <w:color w:val="00B050"/>
                          <w:sz w:val="24"/>
                          <w:szCs w:val="24"/>
                          <w:u w:val="single"/>
                          <w:lang w:val="pt-BR"/>
                        </w:rPr>
                      </w:pPr>
                      <w:r w:rsidRPr="000564B3">
                        <w:rPr>
                          <w:rFonts w:ascii="Arial" w:hAnsi="Arial" w:cs="Arial"/>
                          <w:b/>
                          <w:bCs/>
                          <w:color w:val="00B050"/>
                          <w:sz w:val="24"/>
                          <w:szCs w:val="24"/>
                          <w:u w:val="single"/>
                          <w:lang w:val="pt-BR"/>
                        </w:rPr>
                        <w:t>V VIVEIRO</w:t>
                      </w:r>
                    </w:p>
                    <w:p w14:paraId="400BE181" w14:textId="77777777" w:rsidR="00272DF6" w:rsidRPr="00813477" w:rsidRDefault="00272DF6" w:rsidP="00663235">
                      <w:pPr>
                        <w:spacing w:after="0" w:line="360" w:lineRule="auto"/>
                        <w:rPr>
                          <w:rFonts w:ascii="Arial" w:hAnsi="Arial" w:cs="Arial"/>
                          <w:sz w:val="24"/>
                          <w:szCs w:val="24"/>
                          <w:lang w:val="pt-BR"/>
                        </w:rPr>
                      </w:pPr>
                      <w:r w:rsidRPr="00813477">
                        <w:rPr>
                          <w:rFonts w:ascii="Arial" w:hAnsi="Arial" w:cs="Arial"/>
                          <w:sz w:val="24"/>
                          <w:szCs w:val="24"/>
                          <w:lang w:val="pt-BR"/>
                        </w:rPr>
                        <w:t>AUTOR:</w:t>
                      </w:r>
                    </w:p>
                    <w:p w14:paraId="22D6E2F0" w14:textId="77777777" w:rsidR="00272DF6" w:rsidRPr="00813477" w:rsidRDefault="00272DF6" w:rsidP="00663235">
                      <w:pPr>
                        <w:rPr>
                          <w:bCs/>
                          <w:sz w:val="24"/>
                          <w:szCs w:val="24"/>
                        </w:rPr>
                      </w:pPr>
                      <w:r w:rsidRPr="00813477">
                        <w:rPr>
                          <w:rFonts w:ascii="Arial" w:eastAsia="Arial" w:hAnsi="Arial" w:cs="Arial"/>
                          <w:bCs/>
                          <w:sz w:val="24"/>
                          <w:szCs w:val="24"/>
                        </w:rPr>
                        <w:t>DEMBE, Manuel Sawimbo Navimba</w:t>
                      </w:r>
                    </w:p>
                    <w:p w14:paraId="28CCD932" w14:textId="77777777" w:rsidR="00272DF6" w:rsidRPr="00663235" w:rsidRDefault="00272DF6" w:rsidP="00E75805">
                      <w:pPr>
                        <w:spacing w:after="0" w:line="360" w:lineRule="auto"/>
                        <w:ind w:left="295" w:hanging="11"/>
                        <w:rPr>
                          <w:szCs w:val="24"/>
                          <w:lang w:val="pt-BR"/>
                        </w:rPr>
                      </w:pPr>
                    </w:p>
                    <w:p w14:paraId="55B51BFE" w14:textId="77777777" w:rsidR="00272DF6" w:rsidRPr="00F139DB" w:rsidRDefault="00272DF6" w:rsidP="00E75805">
                      <w:pPr>
                        <w:spacing w:after="0" w:line="360" w:lineRule="auto"/>
                        <w:ind w:left="295" w:hanging="11"/>
                        <w:jc w:val="center"/>
                        <w:rPr>
                          <w:rFonts w:ascii="Arial" w:hAnsi="Arial" w:cs="Arial"/>
                          <w:sz w:val="24"/>
                          <w:szCs w:val="24"/>
                          <w:lang w:val="pt-BR"/>
                        </w:rPr>
                      </w:pPr>
                      <w:r w:rsidRPr="00813477">
                        <w:rPr>
                          <w:rFonts w:ascii="Arial" w:hAnsi="Arial" w:cs="Arial"/>
                          <w:b/>
                          <w:sz w:val="24"/>
                          <w:szCs w:val="24"/>
                        </w:rPr>
                        <w:t>TÍTULO:</w:t>
                      </w:r>
                      <w:r>
                        <w:rPr>
                          <w:rFonts w:ascii="Arial" w:hAnsi="Arial" w:cs="Arial"/>
                          <w:b/>
                          <w:sz w:val="24"/>
                          <w:szCs w:val="24"/>
                          <w:lang w:val="pt-BR"/>
                        </w:rPr>
                        <w:t xml:space="preserve"> </w:t>
                      </w:r>
                      <w:r>
                        <w:rPr>
                          <w:rFonts w:ascii="Arial" w:hAnsi="Arial" w:cs="Arial"/>
                          <w:b/>
                          <w:bCs/>
                          <w:sz w:val="24"/>
                          <w:szCs w:val="24"/>
                          <w:lang w:val="pt-BR"/>
                        </w:rPr>
                        <w:t>AVALIAÇÃO DOS SINAIS VITAIS EM PACIENTES JOVENS GESTANTES INTERNADAS COM PNEUMONIA, UMA REALIDADE DO EXAME PRÁTICO NO CENTRO MATERNO INFANTIL DO CUNJE, DO BIÉ NO DIA 30 DE ABRIL DE 2026</w:t>
                      </w:r>
                    </w:p>
                    <w:p w14:paraId="1FFFCE65" w14:textId="77777777" w:rsidR="00272DF6" w:rsidRPr="00813477" w:rsidRDefault="00272DF6" w:rsidP="00E75805">
                      <w:pPr>
                        <w:spacing w:after="0" w:line="360" w:lineRule="auto"/>
                        <w:ind w:left="295" w:hanging="11"/>
                        <w:rPr>
                          <w:rFonts w:ascii="Arial" w:hAnsi="Arial" w:cs="Arial"/>
                          <w:sz w:val="24"/>
                          <w:szCs w:val="24"/>
                        </w:rPr>
                      </w:pPr>
                    </w:p>
                    <w:p w14:paraId="339DBA7B" w14:textId="77777777" w:rsidR="00272DF6" w:rsidRPr="00813477" w:rsidRDefault="00272DF6" w:rsidP="00E75805">
                      <w:pPr>
                        <w:spacing w:after="0" w:line="360" w:lineRule="auto"/>
                        <w:ind w:left="295" w:hanging="11"/>
                        <w:rPr>
                          <w:rFonts w:ascii="Arial" w:hAnsi="Arial" w:cs="Arial"/>
                          <w:sz w:val="24"/>
                          <w:szCs w:val="24"/>
                        </w:rPr>
                      </w:pPr>
                    </w:p>
                    <w:p w14:paraId="4507C697" w14:textId="0D8D4705" w:rsidR="00272DF6" w:rsidRPr="00813477" w:rsidRDefault="00272DF6" w:rsidP="00C142AD">
                      <w:pPr>
                        <w:spacing w:line="360" w:lineRule="auto"/>
                        <w:jc w:val="both"/>
                        <w:rPr>
                          <w:rFonts w:ascii="Arial" w:hAnsi="Arial" w:cs="Arial"/>
                          <w:sz w:val="24"/>
                          <w:szCs w:val="24"/>
                        </w:rPr>
                      </w:pPr>
                      <w:r w:rsidRPr="00813477">
                        <w:rPr>
                          <w:rFonts w:ascii="Arial" w:hAnsi="Arial" w:cs="Arial"/>
                          <w:b/>
                          <w:sz w:val="24"/>
                          <w:szCs w:val="24"/>
                        </w:rPr>
                        <w:t>Objectivo geral:</w:t>
                      </w:r>
                      <w:r w:rsidRPr="00813477">
                        <w:rPr>
                          <w:rFonts w:ascii="Arial" w:hAnsi="Arial" w:cs="Arial"/>
                          <w:sz w:val="24"/>
                          <w:szCs w:val="24"/>
                        </w:rPr>
                        <w:t xml:space="preserve"> </w:t>
                      </w:r>
                      <w:r>
                        <w:rPr>
                          <w:rFonts w:ascii="Arial" w:hAnsi="Arial" w:cs="Arial"/>
                          <w:sz w:val="24"/>
                          <w:szCs w:val="24"/>
                        </w:rPr>
                        <w:t xml:space="preserve">Descrever os principais aspectos relacionados a avaliação dos sinais </w:t>
                      </w:r>
                      <w:r w:rsidRPr="00C142AD">
                        <w:rPr>
                          <w:rFonts w:ascii="Arial" w:hAnsi="Arial" w:cs="Arial"/>
                          <w:sz w:val="24"/>
                          <w:szCs w:val="24"/>
                          <w:lang w:val="pt-BR"/>
                        </w:rPr>
                        <w:t>em pacientes jovens gestantes internadas com pneumonia, uma realidade do exame prático no Centro Materno Infantil do Cunje, do Bié no dia 30 de abril de 2026</w:t>
                      </w:r>
                    </w:p>
                    <w:p w14:paraId="565A7AC0" w14:textId="77777777" w:rsidR="00272DF6" w:rsidRPr="00813477" w:rsidRDefault="00272DF6" w:rsidP="00E75805">
                      <w:pPr>
                        <w:spacing w:after="0" w:line="360" w:lineRule="auto"/>
                        <w:ind w:left="295" w:hanging="11"/>
                        <w:rPr>
                          <w:rFonts w:ascii="Arial" w:hAnsi="Arial" w:cs="Arial"/>
                          <w:sz w:val="24"/>
                          <w:szCs w:val="24"/>
                        </w:rPr>
                      </w:pPr>
                    </w:p>
                    <w:p w14:paraId="6824072B" w14:textId="77777777" w:rsidR="00272DF6" w:rsidRPr="00813477" w:rsidRDefault="00272DF6" w:rsidP="00E75805">
                      <w:pPr>
                        <w:spacing w:after="0" w:line="360" w:lineRule="auto"/>
                        <w:rPr>
                          <w:rFonts w:ascii="Arial" w:hAnsi="Arial" w:cs="Arial"/>
                          <w:sz w:val="24"/>
                          <w:szCs w:val="24"/>
                        </w:rPr>
                      </w:pPr>
                      <w:r w:rsidRPr="00813477">
                        <w:rPr>
                          <w:rFonts w:ascii="Arial" w:hAnsi="Arial" w:cs="Arial"/>
                          <w:b/>
                          <w:sz w:val="24"/>
                          <w:szCs w:val="24"/>
                        </w:rPr>
                        <w:t>Data da aprovação:</w:t>
                      </w:r>
                      <w:r w:rsidRPr="00813477">
                        <w:rPr>
                          <w:rFonts w:ascii="Arial" w:hAnsi="Arial" w:cs="Arial"/>
                          <w:sz w:val="24"/>
                          <w:szCs w:val="24"/>
                        </w:rPr>
                        <w:t xml:space="preserve"> _____/___________________/ 20____</w:t>
                      </w:r>
                    </w:p>
                    <w:p w14:paraId="4933DA48" w14:textId="77777777" w:rsidR="00272DF6" w:rsidRPr="00813477" w:rsidRDefault="00272DF6" w:rsidP="00E75805">
                      <w:pPr>
                        <w:spacing w:after="0" w:line="360" w:lineRule="auto"/>
                        <w:ind w:left="295" w:hanging="11"/>
                        <w:rPr>
                          <w:rFonts w:ascii="Arial" w:hAnsi="Arial" w:cs="Arial"/>
                          <w:sz w:val="24"/>
                          <w:szCs w:val="24"/>
                        </w:rPr>
                      </w:pPr>
                    </w:p>
                    <w:p w14:paraId="6549D7F1" w14:textId="77777777" w:rsidR="00272DF6" w:rsidRPr="00813477" w:rsidRDefault="00272DF6" w:rsidP="00E75805">
                      <w:pPr>
                        <w:spacing w:after="0" w:line="360" w:lineRule="auto"/>
                        <w:ind w:left="295" w:hanging="11"/>
                        <w:jc w:val="center"/>
                        <w:rPr>
                          <w:rFonts w:ascii="Arial" w:hAnsi="Arial" w:cs="Arial"/>
                          <w:sz w:val="24"/>
                          <w:szCs w:val="24"/>
                        </w:rPr>
                      </w:pPr>
                    </w:p>
                    <w:p w14:paraId="5CEE25F2" w14:textId="77777777" w:rsidR="00272DF6" w:rsidRPr="00813477" w:rsidRDefault="00272DF6" w:rsidP="00E75805">
                      <w:pPr>
                        <w:spacing w:after="0" w:line="360" w:lineRule="auto"/>
                        <w:ind w:left="295" w:hanging="11"/>
                        <w:jc w:val="center"/>
                        <w:rPr>
                          <w:rFonts w:ascii="Arial" w:hAnsi="Arial" w:cs="Arial"/>
                          <w:b/>
                          <w:sz w:val="24"/>
                          <w:szCs w:val="24"/>
                        </w:rPr>
                      </w:pPr>
                      <w:r w:rsidRPr="00813477">
                        <w:rPr>
                          <w:rFonts w:ascii="Arial" w:hAnsi="Arial" w:cs="Arial"/>
                          <w:b/>
                          <w:sz w:val="24"/>
                          <w:szCs w:val="24"/>
                        </w:rPr>
                        <w:t>Corpo de júri</w:t>
                      </w:r>
                    </w:p>
                    <w:p w14:paraId="3732963F" w14:textId="77777777" w:rsidR="00272DF6" w:rsidRPr="00813477" w:rsidRDefault="00272DF6" w:rsidP="00E75805">
                      <w:pPr>
                        <w:spacing w:after="0" w:line="360" w:lineRule="auto"/>
                        <w:rPr>
                          <w:rFonts w:ascii="Arial" w:hAnsi="Arial" w:cs="Arial"/>
                          <w:sz w:val="24"/>
                          <w:szCs w:val="24"/>
                          <w:lang w:val="pt-BR"/>
                        </w:rPr>
                      </w:pPr>
                      <w:r w:rsidRPr="00813477">
                        <w:rPr>
                          <w:rFonts w:ascii="Arial" w:hAnsi="Arial" w:cs="Arial"/>
                          <w:b/>
                          <w:sz w:val="24"/>
                          <w:szCs w:val="24"/>
                        </w:rPr>
                        <w:t xml:space="preserve">Presidente: </w:t>
                      </w:r>
                      <w:r w:rsidRPr="00813477">
                        <w:rPr>
                          <w:rFonts w:ascii="Arial" w:hAnsi="Arial" w:cs="Arial"/>
                          <w:b/>
                          <w:sz w:val="24"/>
                          <w:szCs w:val="24"/>
                          <w:lang w:val="pt-BR"/>
                        </w:rPr>
                        <w:t>___________________________________/__________________</w:t>
                      </w:r>
                    </w:p>
                    <w:p w14:paraId="2ABAC6DB" w14:textId="77777777" w:rsidR="00272DF6" w:rsidRPr="00813477" w:rsidRDefault="00272DF6" w:rsidP="00E75805">
                      <w:pPr>
                        <w:spacing w:after="0" w:line="360" w:lineRule="auto"/>
                        <w:rPr>
                          <w:rFonts w:ascii="Arial" w:hAnsi="Arial" w:cs="Arial"/>
                          <w:sz w:val="24"/>
                          <w:szCs w:val="24"/>
                          <w:lang w:val="pt-BR"/>
                        </w:rPr>
                      </w:pPr>
                      <w:r w:rsidRPr="00813477">
                        <w:rPr>
                          <w:rFonts w:ascii="Arial" w:hAnsi="Arial" w:cs="Arial"/>
                          <w:b/>
                          <w:sz w:val="24"/>
                          <w:szCs w:val="24"/>
                        </w:rPr>
                        <w:t xml:space="preserve">1º  Vogal: </w:t>
                      </w:r>
                      <w:r w:rsidRPr="00813477">
                        <w:rPr>
                          <w:rFonts w:ascii="Arial" w:hAnsi="Arial" w:cs="Arial"/>
                          <w:b/>
                          <w:sz w:val="24"/>
                          <w:szCs w:val="24"/>
                          <w:lang w:val="pt-BR"/>
                        </w:rPr>
                        <w:t>____________________________________/__________________</w:t>
                      </w:r>
                    </w:p>
                    <w:p w14:paraId="5A6B7C79" w14:textId="77777777" w:rsidR="00272DF6" w:rsidRPr="00813477" w:rsidRDefault="00272DF6" w:rsidP="00E75805">
                      <w:pPr>
                        <w:spacing w:after="0" w:line="360" w:lineRule="auto"/>
                        <w:rPr>
                          <w:rFonts w:ascii="Arial" w:hAnsi="Arial" w:cs="Arial"/>
                          <w:sz w:val="24"/>
                          <w:szCs w:val="24"/>
                          <w:lang w:val="pt-BR"/>
                        </w:rPr>
                      </w:pPr>
                      <w:r w:rsidRPr="00813477">
                        <w:rPr>
                          <w:rFonts w:ascii="Arial" w:hAnsi="Arial" w:cs="Arial"/>
                          <w:b/>
                          <w:sz w:val="24"/>
                          <w:szCs w:val="24"/>
                        </w:rPr>
                        <w:t>Secretário</w:t>
                      </w:r>
                      <w:r w:rsidRPr="00813477">
                        <w:rPr>
                          <w:rFonts w:ascii="Arial" w:hAnsi="Arial" w:cs="Arial"/>
                          <w:b/>
                          <w:sz w:val="24"/>
                          <w:szCs w:val="24"/>
                          <w:lang w:val="pt-BR"/>
                        </w:rPr>
                        <w:t>: ___________________________________/__________________</w:t>
                      </w:r>
                    </w:p>
                  </w:txbxContent>
                </v:textbox>
                <w10:wrap anchorx="margin"/>
              </v:rect>
            </w:pict>
          </mc:Fallback>
        </mc:AlternateContent>
      </w:r>
    </w:p>
    <w:p w14:paraId="137C832D" w14:textId="77777777" w:rsidR="00E75805" w:rsidRPr="00C142AD" w:rsidRDefault="00E75805" w:rsidP="00E75805">
      <w:pPr>
        <w:jc w:val="center"/>
        <w:rPr>
          <w:rFonts w:ascii="Arial" w:hAnsi="Arial" w:cs="Arial"/>
          <w:szCs w:val="24"/>
          <w:lang w:val="pt-BR"/>
        </w:rPr>
      </w:pPr>
    </w:p>
    <w:p w14:paraId="2AC12380" w14:textId="77777777" w:rsidR="00E75805" w:rsidRPr="00C142AD" w:rsidRDefault="00E75805" w:rsidP="00E75805">
      <w:pPr>
        <w:jc w:val="center"/>
        <w:rPr>
          <w:rFonts w:ascii="Arial" w:hAnsi="Arial" w:cs="Arial"/>
          <w:szCs w:val="24"/>
          <w:lang w:val="pt-BR"/>
        </w:rPr>
      </w:pPr>
    </w:p>
    <w:p w14:paraId="4E7BAA49" w14:textId="77777777" w:rsidR="00E75805" w:rsidRPr="00C142AD" w:rsidRDefault="00E75805" w:rsidP="00E75805">
      <w:pPr>
        <w:jc w:val="center"/>
        <w:rPr>
          <w:rFonts w:ascii="Arial" w:hAnsi="Arial" w:cs="Arial"/>
          <w:szCs w:val="24"/>
          <w:lang w:val="pt-BR"/>
        </w:rPr>
      </w:pPr>
    </w:p>
    <w:p w14:paraId="7940829D" w14:textId="77777777" w:rsidR="00E75805" w:rsidRPr="00C142AD" w:rsidRDefault="00E75805" w:rsidP="00E75805">
      <w:pPr>
        <w:jc w:val="center"/>
        <w:rPr>
          <w:rFonts w:ascii="Arial" w:hAnsi="Arial" w:cs="Arial"/>
          <w:szCs w:val="24"/>
          <w:lang w:val="pt-BR"/>
        </w:rPr>
      </w:pPr>
    </w:p>
    <w:p w14:paraId="3ADFC7E8" w14:textId="77777777" w:rsidR="00E75805" w:rsidRPr="00C142AD" w:rsidRDefault="00E75805" w:rsidP="00E75805">
      <w:pPr>
        <w:jc w:val="center"/>
        <w:rPr>
          <w:rFonts w:ascii="Arial" w:hAnsi="Arial" w:cs="Arial"/>
          <w:szCs w:val="24"/>
          <w:lang w:val="pt-BR"/>
        </w:rPr>
      </w:pPr>
    </w:p>
    <w:p w14:paraId="3604E753" w14:textId="77777777" w:rsidR="00E75805" w:rsidRPr="00C142AD" w:rsidRDefault="00E75805" w:rsidP="00E75805">
      <w:pPr>
        <w:jc w:val="center"/>
        <w:rPr>
          <w:rFonts w:ascii="Arial" w:hAnsi="Arial" w:cs="Arial"/>
          <w:szCs w:val="24"/>
          <w:lang w:val="pt-BR"/>
        </w:rPr>
      </w:pPr>
    </w:p>
    <w:p w14:paraId="752B1F09" w14:textId="77777777" w:rsidR="00E75805" w:rsidRPr="00C142AD" w:rsidRDefault="00E75805" w:rsidP="00E75805">
      <w:pPr>
        <w:jc w:val="center"/>
        <w:rPr>
          <w:rFonts w:ascii="Arial" w:hAnsi="Arial" w:cs="Arial"/>
          <w:szCs w:val="24"/>
          <w:lang w:val="pt-BR"/>
        </w:rPr>
      </w:pPr>
    </w:p>
    <w:p w14:paraId="12528BD7" w14:textId="77777777" w:rsidR="00E75805" w:rsidRPr="00C142AD" w:rsidRDefault="00E75805" w:rsidP="00E75805">
      <w:pPr>
        <w:jc w:val="center"/>
        <w:rPr>
          <w:rFonts w:ascii="Arial" w:hAnsi="Arial" w:cs="Arial"/>
          <w:szCs w:val="24"/>
          <w:lang w:val="pt-BR"/>
        </w:rPr>
      </w:pPr>
    </w:p>
    <w:p w14:paraId="03CB7C6B" w14:textId="77777777" w:rsidR="00E75805" w:rsidRPr="00C142AD" w:rsidRDefault="00E75805" w:rsidP="00E75805">
      <w:pPr>
        <w:jc w:val="center"/>
        <w:rPr>
          <w:rFonts w:ascii="Arial" w:hAnsi="Arial" w:cs="Arial"/>
          <w:szCs w:val="24"/>
          <w:lang w:val="pt-BR"/>
        </w:rPr>
      </w:pPr>
    </w:p>
    <w:p w14:paraId="3070C906" w14:textId="77777777" w:rsidR="00E75805" w:rsidRPr="00C142AD" w:rsidRDefault="00E75805" w:rsidP="00E75805">
      <w:pPr>
        <w:jc w:val="center"/>
        <w:rPr>
          <w:rFonts w:ascii="Arial" w:hAnsi="Arial" w:cs="Arial"/>
          <w:szCs w:val="24"/>
          <w:lang w:val="pt-BR"/>
        </w:rPr>
      </w:pPr>
    </w:p>
    <w:p w14:paraId="71DCAED6" w14:textId="77777777" w:rsidR="00E75805" w:rsidRPr="00C142AD" w:rsidRDefault="00E75805" w:rsidP="00E75805">
      <w:pPr>
        <w:jc w:val="center"/>
        <w:rPr>
          <w:rFonts w:ascii="Arial" w:hAnsi="Arial" w:cs="Arial"/>
          <w:szCs w:val="24"/>
          <w:lang w:val="pt-BR"/>
        </w:rPr>
      </w:pPr>
    </w:p>
    <w:p w14:paraId="3A2C48C5" w14:textId="77777777" w:rsidR="00E75805" w:rsidRPr="00C142AD" w:rsidRDefault="00E75805" w:rsidP="00E75805">
      <w:pPr>
        <w:jc w:val="center"/>
        <w:rPr>
          <w:rFonts w:ascii="Arial" w:hAnsi="Arial" w:cs="Arial"/>
          <w:szCs w:val="24"/>
          <w:lang w:val="pt-BR"/>
        </w:rPr>
      </w:pPr>
    </w:p>
    <w:p w14:paraId="4FF07F50" w14:textId="77777777" w:rsidR="00E75805" w:rsidRPr="00C142AD" w:rsidRDefault="00E75805" w:rsidP="00E75805">
      <w:pPr>
        <w:jc w:val="center"/>
        <w:rPr>
          <w:rFonts w:ascii="Arial" w:hAnsi="Arial" w:cs="Arial"/>
          <w:szCs w:val="24"/>
          <w:lang w:val="pt-BR"/>
        </w:rPr>
      </w:pPr>
    </w:p>
    <w:p w14:paraId="5851006B" w14:textId="77777777" w:rsidR="00E75805" w:rsidRPr="00C142AD" w:rsidRDefault="00E75805" w:rsidP="00E75805">
      <w:pPr>
        <w:jc w:val="center"/>
        <w:rPr>
          <w:rFonts w:ascii="Arial" w:hAnsi="Arial" w:cs="Arial"/>
          <w:szCs w:val="24"/>
          <w:lang w:val="pt-BR"/>
        </w:rPr>
      </w:pPr>
    </w:p>
    <w:p w14:paraId="3689F957" w14:textId="77777777" w:rsidR="00E75805" w:rsidRPr="00C142AD" w:rsidRDefault="00E75805" w:rsidP="00E75805">
      <w:pPr>
        <w:jc w:val="center"/>
        <w:rPr>
          <w:rFonts w:ascii="Arial" w:hAnsi="Arial" w:cs="Arial"/>
          <w:szCs w:val="24"/>
          <w:lang w:val="pt-BR"/>
        </w:rPr>
      </w:pPr>
    </w:p>
    <w:p w14:paraId="662F4ABB" w14:textId="77777777" w:rsidR="00E75805" w:rsidRPr="00C142AD" w:rsidRDefault="00E75805" w:rsidP="00E75805">
      <w:pPr>
        <w:jc w:val="center"/>
        <w:rPr>
          <w:rFonts w:ascii="Arial" w:hAnsi="Arial" w:cs="Arial"/>
          <w:szCs w:val="24"/>
          <w:lang w:val="pt-BR"/>
        </w:rPr>
      </w:pPr>
    </w:p>
    <w:p w14:paraId="3F52D6C1" w14:textId="77777777" w:rsidR="00E75805" w:rsidRPr="00C142AD" w:rsidRDefault="00E75805" w:rsidP="00E75805">
      <w:pPr>
        <w:jc w:val="center"/>
        <w:rPr>
          <w:rFonts w:ascii="Arial" w:hAnsi="Arial" w:cs="Arial"/>
          <w:szCs w:val="24"/>
          <w:lang w:val="pt-BR"/>
        </w:rPr>
      </w:pPr>
    </w:p>
    <w:p w14:paraId="68057663" w14:textId="77777777" w:rsidR="00E75805" w:rsidRPr="00C142AD" w:rsidRDefault="00E75805" w:rsidP="00E75805">
      <w:pPr>
        <w:jc w:val="center"/>
        <w:rPr>
          <w:rFonts w:ascii="Arial" w:hAnsi="Arial" w:cs="Arial"/>
          <w:szCs w:val="24"/>
          <w:lang w:val="pt-BR"/>
        </w:rPr>
      </w:pPr>
    </w:p>
    <w:p w14:paraId="349BB0B9" w14:textId="77777777" w:rsidR="00E75805" w:rsidRPr="00C142AD" w:rsidRDefault="00E75805" w:rsidP="00E75805">
      <w:pPr>
        <w:jc w:val="center"/>
        <w:rPr>
          <w:rFonts w:ascii="Arial" w:hAnsi="Arial" w:cs="Arial"/>
          <w:szCs w:val="24"/>
          <w:lang w:val="pt-BR"/>
        </w:rPr>
      </w:pPr>
    </w:p>
    <w:p w14:paraId="53D76D3E" w14:textId="77777777" w:rsidR="00E75805" w:rsidRPr="00C142AD" w:rsidRDefault="00E75805" w:rsidP="00E75805">
      <w:pPr>
        <w:jc w:val="center"/>
        <w:rPr>
          <w:rFonts w:ascii="Arial" w:hAnsi="Arial" w:cs="Arial"/>
          <w:szCs w:val="24"/>
          <w:lang w:val="pt-BR"/>
        </w:rPr>
      </w:pPr>
    </w:p>
    <w:p w14:paraId="0A86BAAB" w14:textId="77777777" w:rsidR="00E75805" w:rsidRPr="00C142AD" w:rsidRDefault="00E75805" w:rsidP="00E75805">
      <w:pPr>
        <w:jc w:val="center"/>
        <w:rPr>
          <w:rFonts w:ascii="Arial" w:hAnsi="Arial" w:cs="Arial"/>
          <w:szCs w:val="24"/>
          <w:lang w:val="pt-BR"/>
        </w:rPr>
      </w:pPr>
    </w:p>
    <w:p w14:paraId="6DB3EF1C" w14:textId="77777777" w:rsidR="00E75805" w:rsidRPr="00C142AD" w:rsidRDefault="00E75805" w:rsidP="00E75805">
      <w:pPr>
        <w:jc w:val="center"/>
        <w:rPr>
          <w:rFonts w:ascii="Arial" w:hAnsi="Arial" w:cs="Arial"/>
          <w:szCs w:val="24"/>
          <w:lang w:val="pt-BR"/>
        </w:rPr>
      </w:pPr>
    </w:p>
    <w:p w14:paraId="2AE8FFD5" w14:textId="77777777" w:rsidR="00E75805" w:rsidRPr="00C142AD" w:rsidRDefault="00E75805" w:rsidP="00E75805">
      <w:pPr>
        <w:jc w:val="center"/>
        <w:rPr>
          <w:rFonts w:ascii="Arial" w:hAnsi="Arial" w:cs="Arial"/>
          <w:szCs w:val="24"/>
          <w:lang w:val="pt-BR"/>
        </w:rPr>
      </w:pPr>
    </w:p>
    <w:p w14:paraId="47AB4F31" w14:textId="77777777" w:rsidR="00E75805" w:rsidRPr="00C142AD" w:rsidRDefault="00E75805" w:rsidP="00E75805">
      <w:pPr>
        <w:jc w:val="center"/>
        <w:rPr>
          <w:rFonts w:ascii="Arial" w:hAnsi="Arial" w:cs="Arial"/>
          <w:szCs w:val="24"/>
          <w:lang w:val="pt-BR"/>
        </w:rPr>
      </w:pPr>
    </w:p>
    <w:p w14:paraId="1209E937" w14:textId="77777777" w:rsidR="00E75805" w:rsidRPr="00C142AD" w:rsidRDefault="00E75805" w:rsidP="00E75805">
      <w:pPr>
        <w:jc w:val="center"/>
        <w:rPr>
          <w:rFonts w:ascii="Arial" w:hAnsi="Arial" w:cs="Arial"/>
          <w:szCs w:val="24"/>
          <w:lang w:val="pt-BR"/>
        </w:rPr>
      </w:pPr>
    </w:p>
    <w:p w14:paraId="2144915D" w14:textId="77777777" w:rsidR="00E75805" w:rsidRPr="00C142AD" w:rsidRDefault="00E75805" w:rsidP="00E75805">
      <w:pPr>
        <w:jc w:val="center"/>
        <w:rPr>
          <w:rFonts w:ascii="Arial" w:hAnsi="Arial" w:cs="Arial"/>
          <w:szCs w:val="24"/>
          <w:lang w:val="pt-BR"/>
        </w:rPr>
      </w:pPr>
    </w:p>
    <w:p w14:paraId="5E8960F8" w14:textId="77777777" w:rsidR="00E75805" w:rsidRPr="00C142AD" w:rsidRDefault="00E75805" w:rsidP="00E75805">
      <w:pPr>
        <w:jc w:val="center"/>
        <w:rPr>
          <w:rFonts w:ascii="Arial" w:hAnsi="Arial" w:cs="Arial"/>
          <w:szCs w:val="24"/>
          <w:lang w:val="pt-BR"/>
        </w:rPr>
      </w:pPr>
    </w:p>
    <w:p w14:paraId="5759EF2C" w14:textId="77777777" w:rsidR="00E75805" w:rsidRPr="00C142AD" w:rsidRDefault="00E75805" w:rsidP="00E75805">
      <w:pPr>
        <w:jc w:val="center"/>
        <w:rPr>
          <w:rFonts w:ascii="Arial" w:hAnsi="Arial" w:cs="Arial"/>
          <w:szCs w:val="24"/>
          <w:lang w:val="pt-BR"/>
        </w:rPr>
      </w:pPr>
    </w:p>
    <w:p w14:paraId="30394619" w14:textId="77777777" w:rsidR="00E75805" w:rsidRPr="00C142AD" w:rsidRDefault="00E75805" w:rsidP="00E75805">
      <w:pPr>
        <w:jc w:val="center"/>
        <w:rPr>
          <w:rFonts w:ascii="Arial" w:hAnsi="Arial" w:cs="Arial"/>
          <w:szCs w:val="24"/>
          <w:lang w:val="pt-BR"/>
        </w:rPr>
      </w:pPr>
    </w:p>
    <w:p w14:paraId="20430221" w14:textId="77777777" w:rsidR="00E75805" w:rsidRPr="00C142AD" w:rsidRDefault="00E75805" w:rsidP="00E75805">
      <w:pPr>
        <w:jc w:val="center"/>
        <w:rPr>
          <w:rFonts w:ascii="Arial" w:hAnsi="Arial" w:cs="Arial"/>
          <w:szCs w:val="24"/>
          <w:lang w:val="pt-BR"/>
        </w:rPr>
      </w:pPr>
    </w:p>
    <w:p w14:paraId="45B565AF" w14:textId="77777777" w:rsidR="00E75805" w:rsidRPr="00C142AD" w:rsidRDefault="00E75805" w:rsidP="00E75805">
      <w:pPr>
        <w:spacing w:after="139" w:line="246" w:lineRule="auto"/>
        <w:ind w:left="271" w:hanging="10"/>
        <w:jc w:val="center"/>
        <w:rPr>
          <w:rFonts w:ascii="Arial" w:hAnsi="Arial" w:cs="Arial"/>
        </w:rPr>
      </w:pPr>
      <w:r w:rsidRPr="00C142AD">
        <w:rPr>
          <w:rFonts w:ascii="Arial" w:eastAsia="Times New Roman" w:hAnsi="Arial" w:cs="Arial"/>
          <w:b/>
          <w:sz w:val="24"/>
        </w:rPr>
        <w:lastRenderedPageBreak/>
        <w:t>DEDICATÓRIA</w:t>
      </w:r>
    </w:p>
    <w:p w14:paraId="5B0ABF2B" w14:textId="2CA0BAF0" w:rsidR="00126B50" w:rsidRDefault="00346676" w:rsidP="005370E6">
      <w:pPr>
        <w:spacing w:after="120" w:line="360" w:lineRule="auto"/>
        <w:ind w:left="261"/>
        <w:jc w:val="both"/>
        <w:rPr>
          <w:rFonts w:ascii="Arial" w:eastAsia="Arial" w:hAnsi="Arial" w:cs="Arial"/>
          <w:bCs/>
          <w:sz w:val="24"/>
          <w:lang w:val="pt-BR"/>
        </w:rPr>
      </w:pPr>
      <w:r>
        <w:rPr>
          <w:rFonts w:ascii="Arial" w:eastAsia="Arial" w:hAnsi="Arial" w:cs="Arial"/>
          <w:bCs/>
          <w:sz w:val="24"/>
          <w:lang w:val="pt-BR"/>
        </w:rPr>
        <w:t xml:space="preserve">Dedico este trabalho aos meu pais que são a base de tudo obrigado por cada </w:t>
      </w:r>
      <w:r w:rsidR="004F11DB">
        <w:rPr>
          <w:rFonts w:ascii="Arial" w:eastAsia="Arial" w:hAnsi="Arial" w:cs="Arial"/>
          <w:bCs/>
          <w:sz w:val="24"/>
          <w:lang w:val="pt-BR"/>
        </w:rPr>
        <w:t>sacrifício</w:t>
      </w:r>
      <w:r>
        <w:rPr>
          <w:rFonts w:ascii="Arial" w:eastAsia="Arial" w:hAnsi="Arial" w:cs="Arial"/>
          <w:bCs/>
          <w:sz w:val="24"/>
          <w:lang w:val="pt-BR"/>
        </w:rPr>
        <w:t xml:space="preserve"> silencioso por cada conselho dado na hora certa e por </w:t>
      </w:r>
      <w:r w:rsidR="004F11DB">
        <w:rPr>
          <w:rFonts w:ascii="Arial" w:eastAsia="Arial" w:hAnsi="Arial" w:cs="Arial"/>
          <w:bCs/>
          <w:sz w:val="24"/>
          <w:lang w:val="pt-BR"/>
        </w:rPr>
        <w:t>acreditarem</w:t>
      </w:r>
      <w:r>
        <w:rPr>
          <w:rFonts w:ascii="Arial" w:eastAsia="Arial" w:hAnsi="Arial" w:cs="Arial"/>
          <w:bCs/>
          <w:sz w:val="24"/>
          <w:lang w:val="pt-BR"/>
        </w:rPr>
        <w:t xml:space="preserve"> em mim mesmo quando eu </w:t>
      </w:r>
      <w:r w:rsidR="004F11DB">
        <w:rPr>
          <w:rFonts w:ascii="Arial" w:eastAsia="Arial" w:hAnsi="Arial" w:cs="Arial"/>
          <w:bCs/>
          <w:sz w:val="24"/>
          <w:lang w:val="pt-BR"/>
        </w:rPr>
        <w:t>próprio</w:t>
      </w:r>
      <w:r>
        <w:rPr>
          <w:rFonts w:ascii="Arial" w:eastAsia="Arial" w:hAnsi="Arial" w:cs="Arial"/>
          <w:bCs/>
          <w:sz w:val="24"/>
          <w:lang w:val="pt-BR"/>
        </w:rPr>
        <w:t xml:space="preserve"> duvidava do que sou capaz </w:t>
      </w:r>
      <w:r w:rsidR="00126B50">
        <w:rPr>
          <w:rFonts w:ascii="Arial" w:eastAsia="Arial" w:hAnsi="Arial" w:cs="Arial"/>
          <w:bCs/>
          <w:sz w:val="24"/>
          <w:lang w:val="pt-BR"/>
        </w:rPr>
        <w:t xml:space="preserve">a minha </w:t>
      </w:r>
      <w:r w:rsidR="004F11DB">
        <w:rPr>
          <w:rFonts w:ascii="Arial" w:eastAsia="Arial" w:hAnsi="Arial" w:cs="Arial"/>
          <w:bCs/>
          <w:sz w:val="24"/>
          <w:lang w:val="pt-BR"/>
        </w:rPr>
        <w:t>família</w:t>
      </w:r>
      <w:r w:rsidR="00126B50">
        <w:rPr>
          <w:rFonts w:ascii="Arial" w:eastAsia="Arial" w:hAnsi="Arial" w:cs="Arial"/>
          <w:bCs/>
          <w:sz w:val="24"/>
          <w:lang w:val="pt-BR"/>
        </w:rPr>
        <w:t xml:space="preserve"> mesmo </w:t>
      </w:r>
      <w:r w:rsidR="004F11DB">
        <w:rPr>
          <w:rFonts w:ascii="Arial" w:eastAsia="Arial" w:hAnsi="Arial" w:cs="Arial"/>
          <w:bCs/>
          <w:sz w:val="24"/>
          <w:lang w:val="pt-BR"/>
        </w:rPr>
        <w:t>longe</w:t>
      </w:r>
      <w:r w:rsidR="00126B50">
        <w:rPr>
          <w:rFonts w:ascii="Arial" w:eastAsia="Arial" w:hAnsi="Arial" w:cs="Arial"/>
          <w:bCs/>
          <w:sz w:val="24"/>
          <w:lang w:val="pt-BR"/>
        </w:rPr>
        <w:t xml:space="preserve"> ou perto sempre foi meu ponto de referencia </w:t>
      </w:r>
      <w:r w:rsidR="004F11DB">
        <w:rPr>
          <w:rFonts w:ascii="Arial" w:eastAsia="Arial" w:hAnsi="Arial" w:cs="Arial"/>
          <w:bCs/>
          <w:sz w:val="24"/>
          <w:lang w:val="pt-BR"/>
        </w:rPr>
        <w:t>vocês</w:t>
      </w:r>
      <w:r w:rsidR="00126B50">
        <w:rPr>
          <w:rFonts w:ascii="Arial" w:eastAsia="Arial" w:hAnsi="Arial" w:cs="Arial"/>
          <w:bCs/>
          <w:sz w:val="24"/>
          <w:lang w:val="pt-BR"/>
        </w:rPr>
        <w:t xml:space="preserve"> são a prova de que apoio não precisa de grandes </w:t>
      </w:r>
      <w:r w:rsidR="004F11DB">
        <w:rPr>
          <w:rFonts w:ascii="Arial" w:eastAsia="Arial" w:hAnsi="Arial" w:cs="Arial"/>
          <w:bCs/>
          <w:sz w:val="24"/>
          <w:lang w:val="pt-BR"/>
        </w:rPr>
        <w:t>discursos, aos</w:t>
      </w:r>
      <w:r w:rsidR="00126B50">
        <w:rPr>
          <w:rFonts w:ascii="Arial" w:eastAsia="Arial" w:hAnsi="Arial" w:cs="Arial"/>
          <w:bCs/>
          <w:sz w:val="24"/>
          <w:lang w:val="pt-BR"/>
        </w:rPr>
        <w:t xml:space="preserve"> meus amigos que tornara o caminho mas leve.</w:t>
      </w:r>
    </w:p>
    <w:p w14:paraId="4654B13B" w14:textId="77777777" w:rsidR="00D663F0" w:rsidRPr="00C142AD" w:rsidRDefault="00126B50" w:rsidP="005370E6">
      <w:pPr>
        <w:spacing w:after="1172" w:line="240" w:lineRule="auto"/>
        <w:ind w:left="261"/>
        <w:jc w:val="right"/>
        <w:rPr>
          <w:rFonts w:ascii="Arial" w:eastAsia="Arial" w:hAnsi="Arial" w:cs="Arial"/>
          <w:bCs/>
          <w:sz w:val="24"/>
          <w:lang w:val="pt-BR"/>
        </w:rPr>
      </w:pPr>
      <w:r>
        <w:rPr>
          <w:rFonts w:ascii="Arial" w:eastAsia="Arial" w:hAnsi="Arial" w:cs="Arial"/>
          <w:bCs/>
          <w:sz w:val="24"/>
          <w:lang w:val="pt-BR"/>
        </w:rPr>
        <w:t xml:space="preserve"> </w:t>
      </w:r>
      <w:r w:rsidR="00D663F0" w:rsidRPr="00C142AD">
        <w:rPr>
          <w:rFonts w:ascii="Arial" w:eastAsia="Arial" w:hAnsi="Arial" w:cs="Arial"/>
          <w:bCs/>
          <w:sz w:val="24"/>
          <w:lang w:val="pt-BR"/>
        </w:rPr>
        <w:t>(O autor)</w:t>
      </w:r>
    </w:p>
    <w:p w14:paraId="3A2011C1" w14:textId="77777777" w:rsidR="00D663F0" w:rsidRPr="00C142AD" w:rsidRDefault="00D663F0" w:rsidP="00E75805">
      <w:pPr>
        <w:spacing w:after="1172" w:line="240" w:lineRule="auto"/>
        <w:ind w:left="261"/>
        <w:rPr>
          <w:rFonts w:ascii="Arial" w:eastAsia="Arial" w:hAnsi="Arial" w:cs="Arial"/>
          <w:bCs/>
          <w:sz w:val="24"/>
        </w:rPr>
      </w:pPr>
    </w:p>
    <w:p w14:paraId="7B55F379" w14:textId="77777777" w:rsidR="00E75805" w:rsidRPr="00C142AD" w:rsidRDefault="00E75805">
      <w:pPr>
        <w:rPr>
          <w:rFonts w:ascii="Arial" w:eastAsia="Arial" w:hAnsi="Arial" w:cs="Arial"/>
          <w:b/>
          <w:sz w:val="24"/>
        </w:rPr>
      </w:pPr>
      <w:r w:rsidRPr="00C142AD">
        <w:rPr>
          <w:rFonts w:ascii="Arial" w:eastAsia="Arial" w:hAnsi="Arial" w:cs="Arial"/>
          <w:b/>
          <w:sz w:val="24"/>
        </w:rPr>
        <w:br w:type="page"/>
      </w:r>
    </w:p>
    <w:p w14:paraId="2B6A6B69" w14:textId="77777777" w:rsidR="00E75805" w:rsidRPr="00C142AD" w:rsidRDefault="00E75805" w:rsidP="00E75805">
      <w:pPr>
        <w:spacing w:after="139" w:line="246" w:lineRule="auto"/>
        <w:jc w:val="center"/>
        <w:rPr>
          <w:rFonts w:ascii="Arial" w:hAnsi="Arial" w:cs="Arial"/>
        </w:rPr>
      </w:pPr>
      <w:r w:rsidRPr="00C142AD">
        <w:rPr>
          <w:rFonts w:ascii="Arial" w:eastAsia="Times New Roman" w:hAnsi="Arial" w:cs="Arial"/>
          <w:b/>
          <w:sz w:val="24"/>
        </w:rPr>
        <w:lastRenderedPageBreak/>
        <w:t>AGRADECIMENTOS</w:t>
      </w:r>
    </w:p>
    <w:p w14:paraId="2CA757C3" w14:textId="77777777" w:rsidR="00E75805" w:rsidRPr="00C142AD" w:rsidRDefault="00E75805" w:rsidP="008537AC">
      <w:pPr>
        <w:pStyle w:val="ecmsonormal"/>
        <w:spacing w:after="0" w:line="360" w:lineRule="auto"/>
        <w:rPr>
          <w:rFonts w:ascii="Arial" w:hAnsi="Arial" w:cs="Arial"/>
          <w:sz w:val="24"/>
          <w:szCs w:val="24"/>
        </w:rPr>
      </w:pPr>
      <w:r w:rsidRPr="00C142AD">
        <w:rPr>
          <w:rFonts w:ascii="Arial" w:hAnsi="Arial" w:cs="Arial"/>
          <w:sz w:val="24"/>
          <w:szCs w:val="24"/>
        </w:rPr>
        <w:t>Os meus votos de agradecimentos vão primeiramente a Deus, pela vida saúde e força para superar todos os desafios durante esta caminhada aos meus pais e familiares pela força e pela coragem que tem me dado ao longo desse perc</w:t>
      </w:r>
      <w:r w:rsidR="00813477" w:rsidRPr="00C142AD">
        <w:rPr>
          <w:rFonts w:ascii="Arial" w:hAnsi="Arial" w:cs="Arial"/>
          <w:sz w:val="24"/>
          <w:szCs w:val="24"/>
        </w:rPr>
        <w:t>u</w:t>
      </w:r>
      <w:r w:rsidRPr="00C142AD">
        <w:rPr>
          <w:rFonts w:ascii="Arial" w:hAnsi="Arial" w:cs="Arial"/>
          <w:sz w:val="24"/>
          <w:szCs w:val="24"/>
        </w:rPr>
        <w:t xml:space="preserve">rso </w:t>
      </w:r>
    </w:p>
    <w:p w14:paraId="2ADEABA8" w14:textId="3096A048" w:rsidR="00E75805" w:rsidRPr="00C142AD" w:rsidRDefault="00E75805" w:rsidP="008537AC">
      <w:pPr>
        <w:pStyle w:val="ecmsonormal"/>
        <w:spacing w:after="0" w:line="360" w:lineRule="auto"/>
        <w:rPr>
          <w:rFonts w:ascii="Arial" w:hAnsi="Arial" w:cs="Arial"/>
          <w:sz w:val="24"/>
          <w:szCs w:val="24"/>
        </w:rPr>
      </w:pPr>
      <w:r w:rsidRPr="00C142AD">
        <w:rPr>
          <w:rFonts w:ascii="Arial" w:hAnsi="Arial" w:cs="Arial"/>
          <w:sz w:val="24"/>
          <w:szCs w:val="24"/>
        </w:rPr>
        <w:t xml:space="preserve">Agradeço também aos meus professores que muito fizeram por mim, em particular os meus tutores </w:t>
      </w:r>
      <w:r w:rsidR="004F11DB" w:rsidRPr="00C142AD">
        <w:rPr>
          <w:rFonts w:ascii="Arial" w:hAnsi="Arial" w:cs="Arial"/>
          <w:sz w:val="24"/>
          <w:szCs w:val="24"/>
        </w:rPr>
        <w:t>José</w:t>
      </w:r>
      <w:r w:rsidRPr="00C142AD">
        <w:rPr>
          <w:rFonts w:ascii="Arial" w:hAnsi="Arial" w:cs="Arial"/>
          <w:sz w:val="24"/>
          <w:szCs w:val="24"/>
        </w:rPr>
        <w:t xml:space="preserve"> Marcelino Bernardo e H</w:t>
      </w:r>
      <w:r w:rsidR="008537AC">
        <w:rPr>
          <w:rFonts w:ascii="Arial" w:hAnsi="Arial" w:cs="Arial"/>
          <w:sz w:val="24"/>
          <w:szCs w:val="24"/>
        </w:rPr>
        <w:t>é</w:t>
      </w:r>
      <w:r w:rsidRPr="00C142AD">
        <w:rPr>
          <w:rFonts w:ascii="Arial" w:hAnsi="Arial" w:cs="Arial"/>
          <w:sz w:val="24"/>
          <w:szCs w:val="24"/>
        </w:rPr>
        <w:t>lvio V.</w:t>
      </w:r>
      <w:r w:rsidR="008537AC">
        <w:rPr>
          <w:rFonts w:ascii="Arial" w:hAnsi="Arial" w:cs="Arial"/>
          <w:sz w:val="24"/>
          <w:szCs w:val="24"/>
        </w:rPr>
        <w:t xml:space="preserve"> </w:t>
      </w:r>
      <w:r w:rsidRPr="00C142AD">
        <w:rPr>
          <w:rFonts w:ascii="Arial" w:hAnsi="Arial" w:cs="Arial"/>
          <w:sz w:val="24"/>
          <w:szCs w:val="24"/>
        </w:rPr>
        <w:t>Dos Santos</w:t>
      </w:r>
      <w:r w:rsidR="008537AC">
        <w:rPr>
          <w:rFonts w:ascii="Arial" w:hAnsi="Arial" w:cs="Arial"/>
          <w:sz w:val="24"/>
          <w:szCs w:val="24"/>
        </w:rPr>
        <w:t>.</w:t>
      </w:r>
    </w:p>
    <w:p w14:paraId="3B6C2160" w14:textId="77777777" w:rsidR="00D10EFD" w:rsidRPr="00C142AD" w:rsidRDefault="00D10EFD" w:rsidP="00D10EFD">
      <w:pPr>
        <w:spacing w:after="1172" w:line="240" w:lineRule="auto"/>
        <w:ind w:left="261"/>
        <w:jc w:val="right"/>
        <w:rPr>
          <w:rFonts w:ascii="Arial" w:eastAsia="Arial" w:hAnsi="Arial" w:cs="Arial"/>
          <w:bCs/>
          <w:sz w:val="24"/>
          <w:lang w:val="pt-BR"/>
        </w:rPr>
      </w:pPr>
      <w:r w:rsidRPr="00C142AD">
        <w:rPr>
          <w:rFonts w:ascii="Arial" w:eastAsia="Arial" w:hAnsi="Arial" w:cs="Arial"/>
          <w:bCs/>
          <w:sz w:val="24"/>
          <w:lang w:val="pt-BR"/>
        </w:rPr>
        <w:t>(O autor)</w:t>
      </w:r>
    </w:p>
    <w:p w14:paraId="3E493572" w14:textId="77777777" w:rsidR="00E75805" w:rsidRPr="00C142AD" w:rsidRDefault="00E75805" w:rsidP="00E75805">
      <w:pPr>
        <w:spacing w:after="1172" w:line="240" w:lineRule="auto"/>
        <w:ind w:left="261"/>
        <w:rPr>
          <w:rFonts w:ascii="Arial" w:hAnsi="Arial" w:cs="Arial"/>
        </w:rPr>
      </w:pPr>
    </w:p>
    <w:p w14:paraId="19941A87" w14:textId="77777777" w:rsidR="00E75805" w:rsidRPr="00C142AD" w:rsidRDefault="00E75805" w:rsidP="00E75805">
      <w:pPr>
        <w:spacing w:after="1172" w:line="240" w:lineRule="auto"/>
        <w:ind w:left="261"/>
        <w:rPr>
          <w:rFonts w:ascii="Arial" w:hAnsi="Arial" w:cs="Arial"/>
        </w:rPr>
      </w:pPr>
    </w:p>
    <w:p w14:paraId="61CA64CA" w14:textId="77777777" w:rsidR="00E75805" w:rsidRPr="00C142AD" w:rsidRDefault="00E75805">
      <w:pPr>
        <w:rPr>
          <w:rFonts w:ascii="Arial" w:hAnsi="Arial" w:cs="Arial"/>
        </w:rPr>
      </w:pPr>
      <w:r w:rsidRPr="00C142AD">
        <w:rPr>
          <w:rFonts w:ascii="Arial" w:hAnsi="Arial" w:cs="Arial"/>
        </w:rPr>
        <w:br w:type="page"/>
      </w:r>
    </w:p>
    <w:p w14:paraId="2C89789E" w14:textId="77777777" w:rsidR="00E75805" w:rsidRPr="00C142AD" w:rsidRDefault="00E75805" w:rsidP="00C142AD">
      <w:pPr>
        <w:spacing w:after="143" w:line="246" w:lineRule="auto"/>
        <w:rPr>
          <w:rFonts w:ascii="Arial" w:hAnsi="Arial" w:cs="Arial"/>
        </w:rPr>
      </w:pPr>
      <w:r w:rsidRPr="00C142AD">
        <w:rPr>
          <w:rFonts w:ascii="Arial" w:eastAsia="Times New Roman" w:hAnsi="Arial" w:cs="Arial"/>
          <w:sz w:val="24"/>
        </w:rPr>
        <w:lastRenderedPageBreak/>
        <w:t xml:space="preserve">Lista de abreviatura (opcional) </w:t>
      </w:r>
    </w:p>
    <w:p w14:paraId="30E51A12" w14:textId="77777777" w:rsidR="00FF7148" w:rsidRPr="00C142AD" w:rsidRDefault="00FF7148" w:rsidP="00FF7148">
      <w:pPr>
        <w:spacing w:before="120" w:after="120"/>
        <w:rPr>
          <w:rFonts w:ascii="Arial" w:eastAsia="Calibri" w:hAnsi="Arial" w:cs="Arial"/>
          <w:sz w:val="24"/>
          <w:szCs w:val="24"/>
        </w:rPr>
      </w:pPr>
      <w:r w:rsidRPr="00C142AD">
        <w:rPr>
          <w:rFonts w:ascii="Arial" w:eastAsia="Calibri" w:hAnsi="Arial" w:cs="Arial"/>
          <w:b/>
          <w:bCs/>
          <w:sz w:val="24"/>
          <w:szCs w:val="24"/>
        </w:rPr>
        <w:t>IV-</w:t>
      </w:r>
      <w:r w:rsidRPr="00C142AD">
        <w:rPr>
          <w:rFonts w:ascii="Arial" w:eastAsia="Calibri" w:hAnsi="Arial" w:cs="Arial"/>
          <w:sz w:val="24"/>
          <w:szCs w:val="24"/>
        </w:rPr>
        <w:t xml:space="preserve"> Via intravenosa</w:t>
      </w:r>
    </w:p>
    <w:p w14:paraId="6025E1C1" w14:textId="77777777" w:rsidR="00FF7148" w:rsidRPr="00C142AD" w:rsidRDefault="00FF7148" w:rsidP="00FF7148">
      <w:pPr>
        <w:spacing w:before="120" w:after="120" w:line="360" w:lineRule="auto"/>
        <w:jc w:val="both"/>
        <w:rPr>
          <w:rFonts w:ascii="Arial" w:eastAsia="Calibri" w:hAnsi="Arial" w:cs="Arial"/>
          <w:sz w:val="24"/>
          <w:szCs w:val="24"/>
        </w:rPr>
      </w:pPr>
      <w:r w:rsidRPr="00C142AD">
        <w:rPr>
          <w:rFonts w:ascii="Arial" w:eastAsia="Calibri" w:hAnsi="Arial" w:cs="Arial"/>
          <w:b/>
          <w:bCs/>
          <w:sz w:val="24"/>
          <w:szCs w:val="24"/>
        </w:rPr>
        <w:t>IM-</w:t>
      </w:r>
      <w:r w:rsidRPr="00C142AD">
        <w:rPr>
          <w:rFonts w:ascii="Arial" w:eastAsia="Calibri" w:hAnsi="Arial" w:cs="Arial"/>
          <w:sz w:val="24"/>
          <w:szCs w:val="24"/>
        </w:rPr>
        <w:t xml:space="preserve"> Via intramuscular</w:t>
      </w:r>
    </w:p>
    <w:p w14:paraId="28529250" w14:textId="77777777" w:rsidR="00FF7148" w:rsidRPr="00C142AD" w:rsidRDefault="00FF7148" w:rsidP="00FF7148">
      <w:pPr>
        <w:spacing w:before="120" w:after="120" w:line="360" w:lineRule="auto"/>
        <w:jc w:val="both"/>
        <w:rPr>
          <w:rFonts w:ascii="Arial" w:eastAsia="Calibri" w:hAnsi="Arial" w:cs="Arial"/>
          <w:sz w:val="24"/>
          <w:szCs w:val="24"/>
        </w:rPr>
      </w:pPr>
      <w:r w:rsidRPr="00C142AD">
        <w:rPr>
          <w:rFonts w:ascii="Arial" w:eastAsia="Calibri" w:hAnsi="Arial" w:cs="Arial"/>
          <w:b/>
          <w:bCs/>
          <w:sz w:val="24"/>
          <w:szCs w:val="24"/>
        </w:rPr>
        <w:t>VO</w:t>
      </w:r>
      <w:r w:rsidRPr="00C142AD">
        <w:rPr>
          <w:rFonts w:ascii="Arial" w:eastAsia="Calibri" w:hAnsi="Arial" w:cs="Arial"/>
          <w:sz w:val="24"/>
          <w:szCs w:val="24"/>
        </w:rPr>
        <w:t>- Via oral</w:t>
      </w:r>
    </w:p>
    <w:p w14:paraId="02C3E1CE" w14:textId="77777777" w:rsidR="00FF7148" w:rsidRPr="00C142AD" w:rsidRDefault="00FF7148" w:rsidP="00FF7148">
      <w:pPr>
        <w:spacing w:before="120" w:after="120" w:line="360" w:lineRule="auto"/>
        <w:jc w:val="both"/>
        <w:rPr>
          <w:rFonts w:ascii="Arial" w:eastAsia="Calibri" w:hAnsi="Arial" w:cs="Arial"/>
          <w:sz w:val="24"/>
          <w:szCs w:val="24"/>
        </w:rPr>
      </w:pPr>
      <w:r w:rsidRPr="00C142AD">
        <w:rPr>
          <w:rFonts w:ascii="Arial" w:eastAsia="Calibri" w:hAnsi="Arial" w:cs="Arial"/>
          <w:b/>
          <w:bCs/>
          <w:sz w:val="24"/>
          <w:szCs w:val="24"/>
        </w:rPr>
        <w:t>H-</w:t>
      </w:r>
      <w:r w:rsidRPr="00C142AD">
        <w:rPr>
          <w:rFonts w:ascii="Arial" w:eastAsia="Calibri" w:hAnsi="Arial" w:cs="Arial"/>
          <w:sz w:val="24"/>
          <w:szCs w:val="24"/>
        </w:rPr>
        <w:t xml:space="preserve"> Hora</w:t>
      </w:r>
    </w:p>
    <w:p w14:paraId="2FBA4E0A" w14:textId="77777777" w:rsidR="00FF7148" w:rsidRPr="00C142AD" w:rsidRDefault="00FF7148" w:rsidP="00FF7148">
      <w:pPr>
        <w:spacing w:before="120" w:after="120" w:line="360" w:lineRule="auto"/>
        <w:jc w:val="both"/>
        <w:rPr>
          <w:rFonts w:ascii="Arial" w:eastAsia="Calibri" w:hAnsi="Arial" w:cs="Arial"/>
          <w:sz w:val="24"/>
        </w:rPr>
      </w:pPr>
      <w:r w:rsidRPr="00C142AD">
        <w:rPr>
          <w:rFonts w:ascii="Arial" w:eastAsia="Calibri" w:hAnsi="Arial" w:cs="Arial"/>
          <w:b/>
          <w:bCs/>
          <w:sz w:val="24"/>
        </w:rPr>
        <w:t>PAV</w:t>
      </w:r>
      <w:r w:rsidRPr="00C142AD">
        <w:rPr>
          <w:rFonts w:ascii="Arial" w:eastAsia="Calibri" w:hAnsi="Arial" w:cs="Arial"/>
          <w:sz w:val="24"/>
        </w:rPr>
        <w:t>: plano alargado de vacinação</w:t>
      </w:r>
    </w:p>
    <w:p w14:paraId="1950A3F0" w14:textId="77777777" w:rsidR="00FF7148" w:rsidRPr="00C142AD" w:rsidRDefault="00FF7148" w:rsidP="00FF7148">
      <w:pPr>
        <w:spacing w:before="120" w:after="120" w:line="360" w:lineRule="auto"/>
        <w:jc w:val="both"/>
        <w:rPr>
          <w:rFonts w:ascii="Arial" w:eastAsia="Calibri" w:hAnsi="Arial" w:cs="Arial"/>
          <w:sz w:val="24"/>
        </w:rPr>
      </w:pPr>
      <w:r w:rsidRPr="00C142AD">
        <w:rPr>
          <w:rFonts w:ascii="Arial" w:eastAsia="Calibri" w:hAnsi="Arial" w:cs="Arial"/>
          <w:b/>
          <w:bCs/>
          <w:sz w:val="24"/>
        </w:rPr>
        <w:t>CATV</w:t>
      </w:r>
      <w:r w:rsidRPr="00C142AD">
        <w:rPr>
          <w:rFonts w:ascii="Arial" w:eastAsia="Calibri" w:hAnsi="Arial" w:cs="Arial"/>
          <w:sz w:val="24"/>
        </w:rPr>
        <w:t>- Consulta de Atendimento Telefónico de vigilância</w:t>
      </w:r>
    </w:p>
    <w:p w14:paraId="45ADF18C" w14:textId="77777777" w:rsidR="00FF7148" w:rsidRPr="00C142AD" w:rsidRDefault="00FF7148" w:rsidP="00FF7148">
      <w:pPr>
        <w:spacing w:before="120" w:after="120" w:line="360" w:lineRule="auto"/>
        <w:jc w:val="both"/>
        <w:rPr>
          <w:rFonts w:ascii="Arial" w:eastAsia="Calibri" w:hAnsi="Arial" w:cs="Arial"/>
          <w:sz w:val="24"/>
        </w:rPr>
      </w:pPr>
      <w:r w:rsidRPr="00C142AD">
        <w:rPr>
          <w:rFonts w:ascii="Arial" w:eastAsia="Calibri" w:hAnsi="Arial" w:cs="Arial"/>
          <w:b/>
          <w:bCs/>
          <w:sz w:val="24"/>
        </w:rPr>
        <w:t>SAT</w:t>
      </w:r>
      <w:r w:rsidRPr="00C142AD">
        <w:rPr>
          <w:rFonts w:ascii="Arial" w:eastAsia="Calibri" w:hAnsi="Arial" w:cs="Arial"/>
          <w:sz w:val="24"/>
        </w:rPr>
        <w:t>- Sistema de apoio ao tratamento</w:t>
      </w:r>
    </w:p>
    <w:p w14:paraId="3D186D03" w14:textId="77777777" w:rsidR="00FF7148" w:rsidRPr="00C142AD" w:rsidRDefault="00FF7148" w:rsidP="00FF7148">
      <w:pPr>
        <w:spacing w:before="120" w:after="120" w:line="360" w:lineRule="auto"/>
        <w:jc w:val="both"/>
        <w:rPr>
          <w:rFonts w:ascii="Arial" w:eastAsia="Calibri" w:hAnsi="Arial" w:cs="Arial"/>
          <w:sz w:val="24"/>
        </w:rPr>
      </w:pPr>
      <w:r w:rsidRPr="00C142AD">
        <w:rPr>
          <w:rFonts w:ascii="Arial" w:eastAsia="Calibri" w:hAnsi="Arial" w:cs="Arial"/>
          <w:b/>
          <w:bCs/>
          <w:sz w:val="24"/>
        </w:rPr>
        <w:t xml:space="preserve">Km- </w:t>
      </w:r>
      <w:r w:rsidRPr="00C142AD">
        <w:rPr>
          <w:rFonts w:ascii="Arial" w:eastAsia="Calibri" w:hAnsi="Arial" w:cs="Arial"/>
          <w:sz w:val="24"/>
        </w:rPr>
        <w:t>Quilómetro</w:t>
      </w:r>
    </w:p>
    <w:p w14:paraId="6D1AEE2B" w14:textId="77777777" w:rsidR="00FF7148" w:rsidRPr="00C142AD" w:rsidRDefault="00FF7148" w:rsidP="00FF7148">
      <w:pPr>
        <w:spacing w:line="360" w:lineRule="auto"/>
        <w:contextualSpacing/>
        <w:rPr>
          <w:rFonts w:ascii="Arial" w:eastAsia="Calibri" w:hAnsi="Arial" w:cs="Arial"/>
          <w:sz w:val="24"/>
          <w:szCs w:val="24"/>
        </w:rPr>
      </w:pPr>
      <w:r w:rsidRPr="00C142AD">
        <w:rPr>
          <w:rFonts w:ascii="Arial" w:eastAsia="Calibri" w:hAnsi="Arial" w:cs="Arial"/>
          <w:b/>
          <w:bCs/>
          <w:sz w:val="24"/>
          <w:szCs w:val="24"/>
        </w:rPr>
        <w:t>PP</w:t>
      </w:r>
      <w:r w:rsidRPr="00C142AD">
        <w:rPr>
          <w:rFonts w:ascii="Arial" w:eastAsia="Calibri" w:hAnsi="Arial" w:cs="Arial"/>
          <w:sz w:val="24"/>
          <w:szCs w:val="24"/>
        </w:rPr>
        <w:t xml:space="preserve">- Pesquisa de Plamodium </w:t>
      </w:r>
    </w:p>
    <w:p w14:paraId="3D2FDEE8" w14:textId="77777777" w:rsidR="00FF7148" w:rsidRPr="00C142AD" w:rsidRDefault="00FF7148" w:rsidP="00FF7148">
      <w:pPr>
        <w:spacing w:line="360" w:lineRule="auto"/>
        <w:jc w:val="both"/>
        <w:rPr>
          <w:rFonts w:ascii="Arial" w:eastAsia="Calibri" w:hAnsi="Arial" w:cs="Arial"/>
          <w:sz w:val="24"/>
          <w:szCs w:val="24"/>
        </w:rPr>
      </w:pPr>
      <w:r w:rsidRPr="00C142AD">
        <w:rPr>
          <w:rFonts w:ascii="Arial" w:eastAsia="Calibri" w:hAnsi="Arial" w:cs="Arial"/>
          <w:b/>
          <w:bCs/>
          <w:sz w:val="24"/>
          <w:szCs w:val="24"/>
        </w:rPr>
        <w:t>Cpm:</w:t>
      </w:r>
      <w:r w:rsidRPr="00C142AD">
        <w:rPr>
          <w:rFonts w:ascii="Arial" w:eastAsia="Calibri" w:hAnsi="Arial" w:cs="Arial"/>
          <w:sz w:val="24"/>
          <w:szCs w:val="24"/>
        </w:rPr>
        <w:t xml:space="preserve"> Ciclos por Minuto</w:t>
      </w:r>
    </w:p>
    <w:p w14:paraId="70874AB6" w14:textId="77777777" w:rsidR="00FF7148" w:rsidRPr="00C142AD" w:rsidRDefault="00FF7148" w:rsidP="00FF7148">
      <w:pPr>
        <w:spacing w:line="360" w:lineRule="auto"/>
        <w:jc w:val="both"/>
        <w:rPr>
          <w:rFonts w:ascii="Arial" w:eastAsia="Calibri" w:hAnsi="Arial" w:cs="Arial"/>
          <w:sz w:val="24"/>
          <w:szCs w:val="24"/>
        </w:rPr>
      </w:pPr>
      <w:r w:rsidRPr="00C142AD">
        <w:rPr>
          <w:rFonts w:ascii="Arial" w:eastAsia="Calibri" w:hAnsi="Arial" w:cs="Arial"/>
          <w:b/>
          <w:bCs/>
          <w:sz w:val="24"/>
          <w:szCs w:val="24"/>
        </w:rPr>
        <w:t>Mmhg</w:t>
      </w:r>
      <w:r w:rsidRPr="00C142AD">
        <w:rPr>
          <w:rFonts w:ascii="Arial" w:eastAsia="Calibri" w:hAnsi="Arial" w:cs="Arial"/>
          <w:sz w:val="24"/>
          <w:szCs w:val="24"/>
        </w:rPr>
        <w:t>: Milímetros por Mercúrio</w:t>
      </w:r>
    </w:p>
    <w:p w14:paraId="114A1F8E" w14:textId="77777777" w:rsidR="00FF7148" w:rsidRPr="00C142AD" w:rsidRDefault="00FF7148" w:rsidP="00FF7148">
      <w:pPr>
        <w:spacing w:line="360" w:lineRule="auto"/>
        <w:jc w:val="both"/>
        <w:rPr>
          <w:rFonts w:ascii="Arial" w:eastAsia="Times New Roman" w:hAnsi="Arial" w:cs="Arial"/>
          <w:sz w:val="24"/>
          <w:szCs w:val="24"/>
        </w:rPr>
      </w:pPr>
      <w:r w:rsidRPr="00C142AD">
        <w:rPr>
          <w:rFonts w:ascii="Arial" w:eastAsia="Times New Roman" w:hAnsi="Arial" w:cs="Arial"/>
          <w:b/>
          <w:bCs/>
          <w:sz w:val="24"/>
          <w:szCs w:val="24"/>
        </w:rPr>
        <w:t>G</w:t>
      </w:r>
      <w:r w:rsidRPr="00C142AD">
        <w:rPr>
          <w:rFonts w:ascii="Arial" w:eastAsia="Times New Roman" w:hAnsi="Arial" w:cs="Arial"/>
          <w:sz w:val="24"/>
          <w:szCs w:val="24"/>
        </w:rPr>
        <w:t>- Grama</w:t>
      </w:r>
    </w:p>
    <w:p w14:paraId="63A952BD" w14:textId="77777777" w:rsidR="00E75805" w:rsidRPr="00C142AD" w:rsidRDefault="00E75805" w:rsidP="00E75805">
      <w:pPr>
        <w:spacing w:after="183" w:line="240" w:lineRule="auto"/>
        <w:ind w:left="261"/>
        <w:rPr>
          <w:rFonts w:ascii="Arial" w:hAnsi="Arial" w:cs="Arial"/>
        </w:rPr>
      </w:pPr>
    </w:p>
    <w:p w14:paraId="71D819CA" w14:textId="77777777" w:rsidR="00E75805" w:rsidRPr="00C142AD" w:rsidRDefault="00E75805" w:rsidP="00E75805">
      <w:pPr>
        <w:spacing w:after="178" w:line="240" w:lineRule="auto"/>
        <w:ind w:left="261"/>
        <w:rPr>
          <w:rFonts w:ascii="Arial" w:hAnsi="Arial" w:cs="Arial"/>
        </w:rPr>
      </w:pPr>
      <w:r w:rsidRPr="00C142AD">
        <w:rPr>
          <w:rFonts w:ascii="Arial" w:eastAsia="Times New Roman" w:hAnsi="Arial" w:cs="Arial"/>
          <w:sz w:val="24"/>
        </w:rPr>
        <w:t xml:space="preserve"> </w:t>
      </w:r>
    </w:p>
    <w:p w14:paraId="0A624143" w14:textId="77777777" w:rsidR="00E75805" w:rsidRPr="00C142AD" w:rsidRDefault="00E75805" w:rsidP="00E75805">
      <w:pPr>
        <w:spacing w:after="25" w:line="240" w:lineRule="auto"/>
        <w:ind w:left="261"/>
        <w:rPr>
          <w:rFonts w:ascii="Arial" w:hAnsi="Arial" w:cs="Arial"/>
        </w:rPr>
      </w:pPr>
    </w:p>
    <w:p w14:paraId="766E69F3" w14:textId="77777777" w:rsidR="00E75805" w:rsidRPr="00C142AD" w:rsidRDefault="00E75805" w:rsidP="00E75805">
      <w:pPr>
        <w:spacing w:after="178" w:line="240" w:lineRule="auto"/>
        <w:ind w:left="261"/>
        <w:rPr>
          <w:rFonts w:ascii="Arial" w:hAnsi="Arial" w:cs="Arial"/>
        </w:rPr>
      </w:pPr>
      <w:r w:rsidRPr="00C142AD">
        <w:rPr>
          <w:rFonts w:ascii="Arial" w:eastAsia="Times New Roman" w:hAnsi="Arial" w:cs="Arial"/>
          <w:sz w:val="24"/>
        </w:rPr>
        <w:t xml:space="preserve"> </w:t>
      </w:r>
    </w:p>
    <w:p w14:paraId="04E37B7A" w14:textId="77777777" w:rsidR="00E75805" w:rsidRPr="00C142AD" w:rsidRDefault="00E75805" w:rsidP="00E75805">
      <w:pPr>
        <w:spacing w:after="182" w:line="240" w:lineRule="auto"/>
        <w:ind w:left="261"/>
        <w:rPr>
          <w:rFonts w:ascii="Arial" w:hAnsi="Arial" w:cs="Arial"/>
        </w:rPr>
      </w:pPr>
      <w:r w:rsidRPr="00C142AD">
        <w:rPr>
          <w:rFonts w:ascii="Arial" w:eastAsia="Times New Roman" w:hAnsi="Arial" w:cs="Arial"/>
          <w:sz w:val="24"/>
        </w:rPr>
        <w:t xml:space="preserve"> </w:t>
      </w:r>
    </w:p>
    <w:p w14:paraId="2604B5E3" w14:textId="77777777" w:rsidR="00E75805" w:rsidRPr="00C142AD" w:rsidRDefault="00E75805" w:rsidP="00E75805">
      <w:pPr>
        <w:spacing w:after="179" w:line="240" w:lineRule="auto"/>
        <w:ind w:left="261"/>
        <w:rPr>
          <w:rFonts w:ascii="Arial" w:hAnsi="Arial" w:cs="Arial"/>
        </w:rPr>
      </w:pPr>
      <w:r w:rsidRPr="00C142AD">
        <w:rPr>
          <w:rFonts w:ascii="Arial" w:eastAsia="Times New Roman" w:hAnsi="Arial" w:cs="Arial"/>
          <w:sz w:val="24"/>
        </w:rPr>
        <w:t xml:space="preserve"> </w:t>
      </w:r>
    </w:p>
    <w:p w14:paraId="1DC292A5" w14:textId="77777777" w:rsidR="00E75805" w:rsidRPr="00C142AD" w:rsidRDefault="00E75805" w:rsidP="00E75805">
      <w:pPr>
        <w:spacing w:line="240" w:lineRule="auto"/>
        <w:ind w:left="261"/>
        <w:rPr>
          <w:rFonts w:ascii="Arial" w:hAnsi="Arial" w:cs="Arial"/>
        </w:rPr>
      </w:pPr>
      <w:r w:rsidRPr="00C142AD">
        <w:rPr>
          <w:rFonts w:ascii="Arial" w:eastAsia="Times New Roman" w:hAnsi="Arial" w:cs="Arial"/>
          <w:sz w:val="24"/>
        </w:rPr>
        <w:t xml:space="preserve"> </w:t>
      </w:r>
    </w:p>
    <w:p w14:paraId="4C807ADD" w14:textId="77777777" w:rsidR="00E524E8" w:rsidRPr="00C142AD" w:rsidRDefault="00E524E8" w:rsidP="00E75805">
      <w:pPr>
        <w:spacing w:after="143" w:line="246" w:lineRule="auto"/>
        <w:ind w:left="271" w:hanging="10"/>
        <w:rPr>
          <w:rFonts w:ascii="Arial" w:eastAsia="Times New Roman" w:hAnsi="Arial" w:cs="Arial"/>
          <w:sz w:val="24"/>
        </w:rPr>
      </w:pPr>
    </w:p>
    <w:p w14:paraId="77F64F97" w14:textId="77777777" w:rsidR="00E524E8" w:rsidRPr="00C142AD" w:rsidRDefault="00E524E8">
      <w:pPr>
        <w:rPr>
          <w:rFonts w:ascii="Arial" w:eastAsia="Times New Roman" w:hAnsi="Arial" w:cs="Arial"/>
          <w:sz w:val="24"/>
        </w:rPr>
      </w:pPr>
      <w:r w:rsidRPr="00C142AD">
        <w:rPr>
          <w:rFonts w:ascii="Arial" w:eastAsia="Times New Roman" w:hAnsi="Arial" w:cs="Arial"/>
          <w:sz w:val="24"/>
        </w:rPr>
        <w:br w:type="page"/>
      </w:r>
    </w:p>
    <w:p w14:paraId="3F5855DB" w14:textId="77777777" w:rsidR="00E75805" w:rsidRPr="00C142AD" w:rsidRDefault="00E75805" w:rsidP="00B72530">
      <w:pPr>
        <w:spacing w:after="143" w:line="246" w:lineRule="auto"/>
        <w:rPr>
          <w:rFonts w:ascii="Arial" w:hAnsi="Arial" w:cs="Arial"/>
        </w:rPr>
      </w:pPr>
      <w:r w:rsidRPr="00C142AD">
        <w:rPr>
          <w:rFonts w:ascii="Arial" w:eastAsia="Times New Roman" w:hAnsi="Arial" w:cs="Arial"/>
          <w:sz w:val="24"/>
        </w:rPr>
        <w:lastRenderedPageBreak/>
        <w:t xml:space="preserve">Lista de TABELAS (opcional) </w:t>
      </w:r>
    </w:p>
    <w:p w14:paraId="7D1D8549" w14:textId="77777777" w:rsidR="00B72530" w:rsidRDefault="00E75805" w:rsidP="00E75805">
      <w:pPr>
        <w:spacing w:after="178" w:line="240" w:lineRule="auto"/>
        <w:ind w:left="261"/>
        <w:rPr>
          <w:noProof/>
        </w:rPr>
      </w:pPr>
      <w:r w:rsidRPr="00C142AD">
        <w:rPr>
          <w:rFonts w:ascii="Arial" w:eastAsia="Times New Roman" w:hAnsi="Arial" w:cs="Arial"/>
          <w:sz w:val="24"/>
        </w:rPr>
        <w:t xml:space="preserve"> </w:t>
      </w:r>
      <w:r w:rsidR="00B72530">
        <w:rPr>
          <w:rFonts w:ascii="Arial" w:eastAsia="Times New Roman" w:hAnsi="Arial" w:cs="Arial"/>
          <w:sz w:val="24"/>
        </w:rPr>
        <w:fldChar w:fldCharType="begin"/>
      </w:r>
      <w:r w:rsidR="00B72530">
        <w:rPr>
          <w:rFonts w:ascii="Arial" w:eastAsia="Times New Roman" w:hAnsi="Arial" w:cs="Arial"/>
          <w:sz w:val="24"/>
        </w:rPr>
        <w:instrText xml:space="preserve"> TOC \h \z \c "Tabela" </w:instrText>
      </w:r>
      <w:r w:rsidR="00B72530">
        <w:rPr>
          <w:rFonts w:ascii="Arial" w:eastAsia="Times New Roman" w:hAnsi="Arial" w:cs="Arial"/>
          <w:sz w:val="24"/>
        </w:rPr>
        <w:fldChar w:fldCharType="separate"/>
      </w:r>
    </w:p>
    <w:p w14:paraId="708F3AC0" w14:textId="0B4BC3B8" w:rsidR="00B72530" w:rsidRDefault="00272DF6">
      <w:pPr>
        <w:pStyle w:val="ndicedeilustraes"/>
        <w:tabs>
          <w:tab w:val="right" w:leader="dot" w:pos="8494"/>
        </w:tabs>
        <w:rPr>
          <w:noProof/>
        </w:rPr>
      </w:pPr>
      <w:hyperlink w:anchor="_Toc229830662" w:history="1">
        <w:r w:rsidR="00B72530" w:rsidRPr="00E30D95">
          <w:rPr>
            <w:rStyle w:val="Hiperligao"/>
            <w:noProof/>
          </w:rPr>
          <w:t>Tabela 1: Tratamento medicamentoso</w:t>
        </w:r>
        <w:r w:rsidR="00B72530">
          <w:rPr>
            <w:noProof/>
            <w:webHidden/>
          </w:rPr>
          <w:tab/>
        </w:r>
        <w:r w:rsidR="00B72530">
          <w:rPr>
            <w:noProof/>
            <w:webHidden/>
          </w:rPr>
          <w:fldChar w:fldCharType="begin"/>
        </w:r>
        <w:r w:rsidR="00B72530">
          <w:rPr>
            <w:noProof/>
            <w:webHidden/>
          </w:rPr>
          <w:instrText xml:space="preserve"> PAGEREF _Toc229830662 \h </w:instrText>
        </w:r>
        <w:r w:rsidR="00B72530">
          <w:rPr>
            <w:noProof/>
            <w:webHidden/>
          </w:rPr>
        </w:r>
        <w:r w:rsidR="00B72530">
          <w:rPr>
            <w:noProof/>
            <w:webHidden/>
          </w:rPr>
          <w:fldChar w:fldCharType="separate"/>
        </w:r>
        <w:r w:rsidR="00B72530">
          <w:rPr>
            <w:noProof/>
            <w:webHidden/>
          </w:rPr>
          <w:t>31</w:t>
        </w:r>
        <w:r w:rsidR="00B72530">
          <w:rPr>
            <w:noProof/>
            <w:webHidden/>
          </w:rPr>
          <w:fldChar w:fldCharType="end"/>
        </w:r>
      </w:hyperlink>
    </w:p>
    <w:p w14:paraId="3AE29218" w14:textId="69A86AFE" w:rsidR="00E75805" w:rsidRPr="00C142AD" w:rsidRDefault="00B72530" w:rsidP="00E75805">
      <w:pPr>
        <w:spacing w:after="178" w:line="240" w:lineRule="auto"/>
        <w:ind w:left="261"/>
        <w:rPr>
          <w:rFonts w:ascii="Arial" w:hAnsi="Arial" w:cs="Arial"/>
        </w:rPr>
      </w:pPr>
      <w:r>
        <w:rPr>
          <w:rFonts w:ascii="Arial" w:eastAsia="Times New Roman" w:hAnsi="Arial" w:cs="Arial"/>
          <w:sz w:val="24"/>
        </w:rPr>
        <w:fldChar w:fldCharType="end"/>
      </w:r>
    </w:p>
    <w:p w14:paraId="210B6CE6" w14:textId="77777777" w:rsidR="00E75805" w:rsidRPr="00C142AD" w:rsidRDefault="00E75805" w:rsidP="00E75805">
      <w:pPr>
        <w:spacing w:after="183" w:line="240" w:lineRule="auto"/>
        <w:ind w:left="261"/>
        <w:rPr>
          <w:rFonts w:ascii="Arial" w:hAnsi="Arial" w:cs="Arial"/>
        </w:rPr>
      </w:pPr>
      <w:r w:rsidRPr="00C142AD">
        <w:rPr>
          <w:rFonts w:ascii="Arial" w:eastAsia="Times New Roman" w:hAnsi="Arial" w:cs="Arial"/>
          <w:sz w:val="24"/>
        </w:rPr>
        <w:t xml:space="preserve"> </w:t>
      </w:r>
    </w:p>
    <w:p w14:paraId="4E5D86A6" w14:textId="77777777" w:rsidR="00E75805" w:rsidRPr="00C142AD" w:rsidRDefault="00E75805" w:rsidP="00E75805">
      <w:pPr>
        <w:spacing w:after="176" w:line="240" w:lineRule="auto"/>
        <w:ind w:left="261"/>
        <w:rPr>
          <w:rFonts w:ascii="Arial" w:hAnsi="Arial" w:cs="Arial"/>
        </w:rPr>
      </w:pPr>
      <w:r w:rsidRPr="00C142AD">
        <w:rPr>
          <w:rFonts w:ascii="Arial" w:eastAsia="Arial" w:hAnsi="Arial" w:cs="Arial"/>
          <w:sz w:val="24"/>
        </w:rPr>
        <w:t xml:space="preserve"> </w:t>
      </w:r>
    </w:p>
    <w:p w14:paraId="75037900" w14:textId="77777777" w:rsidR="00E75805" w:rsidRPr="00C142AD" w:rsidRDefault="00E75805" w:rsidP="00E75805">
      <w:pPr>
        <w:spacing w:after="134" w:line="240" w:lineRule="auto"/>
        <w:ind w:left="261"/>
        <w:rPr>
          <w:rFonts w:ascii="Arial" w:hAnsi="Arial" w:cs="Arial"/>
        </w:rPr>
      </w:pPr>
    </w:p>
    <w:p w14:paraId="2145E804" w14:textId="77777777" w:rsidR="00E75805" w:rsidRPr="00C142AD" w:rsidRDefault="00E75805" w:rsidP="00E75805">
      <w:pPr>
        <w:spacing w:after="138" w:line="240" w:lineRule="auto"/>
        <w:ind w:left="261"/>
        <w:rPr>
          <w:rFonts w:ascii="Arial" w:hAnsi="Arial" w:cs="Arial"/>
        </w:rPr>
      </w:pPr>
      <w:r w:rsidRPr="00C142AD">
        <w:rPr>
          <w:rFonts w:ascii="Arial" w:eastAsia="Times New Roman" w:hAnsi="Arial" w:cs="Arial"/>
          <w:b/>
          <w:sz w:val="24"/>
        </w:rPr>
        <w:t xml:space="preserve"> </w:t>
      </w:r>
    </w:p>
    <w:p w14:paraId="11E2B467" w14:textId="77777777" w:rsidR="00E75805" w:rsidRPr="00C142AD" w:rsidRDefault="00E75805" w:rsidP="00E75805">
      <w:pPr>
        <w:spacing w:after="134" w:line="240" w:lineRule="auto"/>
        <w:ind w:left="261"/>
        <w:rPr>
          <w:rFonts w:ascii="Arial" w:hAnsi="Arial" w:cs="Arial"/>
        </w:rPr>
      </w:pPr>
      <w:r w:rsidRPr="00C142AD">
        <w:rPr>
          <w:rFonts w:ascii="Arial" w:eastAsia="Times New Roman" w:hAnsi="Arial" w:cs="Arial"/>
          <w:b/>
          <w:sz w:val="24"/>
        </w:rPr>
        <w:t xml:space="preserve"> </w:t>
      </w:r>
    </w:p>
    <w:p w14:paraId="412F89D1" w14:textId="77777777" w:rsidR="00E75805" w:rsidRPr="00C142AD" w:rsidRDefault="00E75805" w:rsidP="00E75805">
      <w:pPr>
        <w:spacing w:after="139" w:line="240" w:lineRule="auto"/>
        <w:ind w:left="261"/>
        <w:rPr>
          <w:rFonts w:ascii="Arial" w:hAnsi="Arial" w:cs="Arial"/>
        </w:rPr>
      </w:pPr>
      <w:r w:rsidRPr="00C142AD">
        <w:rPr>
          <w:rFonts w:ascii="Arial" w:eastAsia="Times New Roman" w:hAnsi="Arial" w:cs="Arial"/>
          <w:b/>
          <w:sz w:val="24"/>
        </w:rPr>
        <w:t xml:space="preserve"> </w:t>
      </w:r>
    </w:p>
    <w:p w14:paraId="57C6EBD2" w14:textId="77777777" w:rsidR="00E75805" w:rsidRPr="00C142AD" w:rsidRDefault="00E75805" w:rsidP="00E75805">
      <w:pPr>
        <w:spacing w:line="240" w:lineRule="auto"/>
        <w:ind w:left="261"/>
        <w:rPr>
          <w:rFonts w:ascii="Arial" w:hAnsi="Arial" w:cs="Arial"/>
        </w:rPr>
      </w:pPr>
      <w:r w:rsidRPr="00C142AD">
        <w:rPr>
          <w:rFonts w:ascii="Arial" w:eastAsia="Times New Roman" w:hAnsi="Arial" w:cs="Arial"/>
          <w:b/>
          <w:sz w:val="24"/>
        </w:rPr>
        <w:t xml:space="preserve"> </w:t>
      </w:r>
    </w:p>
    <w:p w14:paraId="0551A96A" w14:textId="77777777" w:rsidR="00E75805" w:rsidRPr="00C142AD" w:rsidRDefault="00E75805" w:rsidP="00E75805">
      <w:pPr>
        <w:spacing w:after="135" w:line="240" w:lineRule="auto"/>
        <w:ind w:left="261"/>
        <w:rPr>
          <w:rFonts w:ascii="Arial" w:hAnsi="Arial" w:cs="Arial"/>
        </w:rPr>
      </w:pPr>
      <w:r w:rsidRPr="00C142AD">
        <w:rPr>
          <w:rFonts w:ascii="Arial" w:eastAsia="Times New Roman" w:hAnsi="Arial" w:cs="Arial"/>
          <w:b/>
          <w:sz w:val="24"/>
        </w:rPr>
        <w:t xml:space="preserve"> </w:t>
      </w:r>
    </w:p>
    <w:p w14:paraId="28DCFDFC" w14:textId="77777777" w:rsidR="00E524E8" w:rsidRPr="00C142AD" w:rsidRDefault="00E524E8" w:rsidP="00E75805">
      <w:pPr>
        <w:spacing w:after="143" w:line="246" w:lineRule="auto"/>
        <w:ind w:left="271" w:hanging="10"/>
        <w:rPr>
          <w:rFonts w:ascii="Arial" w:eastAsia="Times New Roman" w:hAnsi="Arial" w:cs="Arial"/>
          <w:sz w:val="24"/>
        </w:rPr>
      </w:pPr>
    </w:p>
    <w:p w14:paraId="4108620C" w14:textId="77777777" w:rsidR="00E524E8" w:rsidRPr="00C142AD" w:rsidRDefault="00E524E8">
      <w:pPr>
        <w:rPr>
          <w:rFonts w:ascii="Arial" w:eastAsia="Times New Roman" w:hAnsi="Arial" w:cs="Arial"/>
          <w:sz w:val="24"/>
        </w:rPr>
      </w:pPr>
      <w:r w:rsidRPr="00C142AD">
        <w:rPr>
          <w:rFonts w:ascii="Arial" w:eastAsia="Times New Roman" w:hAnsi="Arial" w:cs="Arial"/>
          <w:sz w:val="24"/>
        </w:rPr>
        <w:br w:type="page"/>
      </w:r>
    </w:p>
    <w:p w14:paraId="79A6345B" w14:textId="77777777" w:rsidR="00E75805" w:rsidRPr="00C142AD" w:rsidRDefault="00E75805" w:rsidP="00E524E8">
      <w:pPr>
        <w:spacing w:after="143" w:line="246" w:lineRule="auto"/>
        <w:rPr>
          <w:rFonts w:ascii="Arial" w:eastAsia="Times New Roman" w:hAnsi="Arial" w:cs="Arial"/>
          <w:sz w:val="24"/>
          <w:lang w:val="pt-BR"/>
        </w:rPr>
      </w:pPr>
      <w:r w:rsidRPr="00C142AD">
        <w:rPr>
          <w:rFonts w:ascii="Arial" w:eastAsia="Times New Roman" w:hAnsi="Arial" w:cs="Arial"/>
          <w:sz w:val="24"/>
        </w:rPr>
        <w:lastRenderedPageBreak/>
        <w:t xml:space="preserve">Lista de GRÁFICOS (opcional) </w:t>
      </w:r>
    </w:p>
    <w:p w14:paraId="78338AA1" w14:textId="77777777" w:rsidR="00E524E8" w:rsidRPr="00C142AD" w:rsidRDefault="00E524E8" w:rsidP="00E524E8">
      <w:pPr>
        <w:spacing w:after="143" w:line="246" w:lineRule="auto"/>
        <w:rPr>
          <w:rFonts w:ascii="Arial" w:eastAsia="Times New Roman" w:hAnsi="Arial" w:cs="Arial"/>
          <w:sz w:val="24"/>
          <w:lang w:val="pt-BR"/>
        </w:rPr>
      </w:pPr>
    </w:p>
    <w:p w14:paraId="6C5A4131" w14:textId="77777777" w:rsidR="00E524E8" w:rsidRPr="00C142AD" w:rsidRDefault="00E524E8">
      <w:pPr>
        <w:rPr>
          <w:rFonts w:ascii="Arial" w:eastAsia="Times New Roman" w:hAnsi="Arial" w:cs="Arial"/>
          <w:sz w:val="24"/>
          <w:lang w:val="pt-BR"/>
        </w:rPr>
      </w:pPr>
      <w:r w:rsidRPr="00C142AD">
        <w:rPr>
          <w:rFonts w:ascii="Arial" w:eastAsia="Times New Roman" w:hAnsi="Arial" w:cs="Arial"/>
          <w:sz w:val="24"/>
          <w:lang w:val="pt-BR"/>
        </w:rPr>
        <w:br w:type="page"/>
      </w:r>
    </w:p>
    <w:p w14:paraId="5D83D4A2" w14:textId="77777777" w:rsidR="00E524E8" w:rsidRPr="00C142AD" w:rsidRDefault="00E524E8" w:rsidP="00D8362F">
      <w:pPr>
        <w:spacing w:after="120" w:line="240" w:lineRule="auto"/>
        <w:jc w:val="both"/>
        <w:rPr>
          <w:rFonts w:ascii="Arial" w:hAnsi="Arial" w:cs="Arial"/>
        </w:rPr>
      </w:pPr>
      <w:r w:rsidRPr="00C142AD">
        <w:rPr>
          <w:rFonts w:ascii="Arial" w:eastAsia="Times New Roman" w:hAnsi="Arial" w:cs="Arial"/>
          <w:b/>
          <w:sz w:val="24"/>
        </w:rPr>
        <w:lastRenderedPageBreak/>
        <w:t xml:space="preserve">RESUMO  </w:t>
      </w:r>
    </w:p>
    <w:p w14:paraId="7999D075" w14:textId="77777777" w:rsidR="00D8362F" w:rsidRDefault="00D8362F" w:rsidP="00502B7E">
      <w:pPr>
        <w:spacing w:after="134" w:line="360" w:lineRule="auto"/>
        <w:jc w:val="both"/>
        <w:rPr>
          <w:rFonts w:ascii="Arial" w:hAnsi="Arial" w:cs="Arial"/>
        </w:rPr>
      </w:pPr>
      <w:r w:rsidRPr="00D8362F">
        <w:rPr>
          <w:rFonts w:ascii="Arial" w:hAnsi="Arial" w:cs="Arial"/>
        </w:rPr>
        <w:t>O presente relatório de fim de curso trata da avaliação dos sinais vitais em pacientes jovens gestantes internadas com pneumonia, realizado no exame prático no Centro Materno Infantil do Cunje, província do Bié, em 30 de abril de 2026. O trabalho resulta da articulação entre conhecimentos teóricos adquiridos na formação em Enfermagem Geral e a prática vivenciada durante o estágio curricular, evidenciando a importância da monitorização dos sinais vitais como instrumento essencial para a identificação de alterações no estado de saúde da paciente. O estágio permitiu ao estudante vivenciar diferentes contextos hospitalares, incluindo hospitais municipais, provinciais e centros materno-infantis, onde foram desenvolvidas competências ao exercício da enfermagem. Entre as principais actividades realizadas destacam-se a monitorização dos sinais vitais, administração de medicamentos por várias vias, colocação de acessos venosos, nebulização e assistência ao paciente. Estas experiências contribuíram para o desenvolvimento do raciocínio, tomada de decisão e trabalho em equipa multidisciplinar. Do ponto de vista teórico, o relatório fundamenta-se na importância da temperatura corporal, frequência respiratória, pulso e pressão arterial como parâmetros essenciais da avaliação fisiológica do paciente. A sua monitorização permite detetar alterações clínicas, sobretudo em situações de risco como a pneumonia durante a gestação. A gravidez provoca alterações fisiológicas que aumentam a vulnerabilidade da mulher a complicações respiratórias, tornando indispensável vigilância contínua pela equipa de enfermagem. No caso clínico apresentado, a paciente de 21 anos internada com pneumonia apresentou dispneia, tosse não produtiva e episódios de êmese. A avaliação dos sinais vitais revelou temperatura de 36,5 ºC, pulso de 80 batimentos por minuto, frequência respiratória de 17 ciclos por minuto e pressão arterial de 140/90 mmHg. Embora alguns valores estivessem dentro da normalidade, a elevação da pressão arterial e os sintomas respiratórios exigiram monitorização e intervenção da equipa de saúde. O tratamento instituído incluiu antibióticos, suplementação vitamínica, ferro, medidas de suporte e educação para a saúde. O relatório destaca ainda a importância da educação para a saúde na prevenção de complicações, incluindo adesão ao tratamento, higiene, nutrição, repouso e prevenção de infeções respiratórias. Foram também identificados constrangimentos estruturais, como escassez de medicamentos, falta de cadeiras para acompanhantes e ausência de dormitórios adequados, fatores que condicionam a qualidade da assistência prestada.</w:t>
      </w:r>
    </w:p>
    <w:p w14:paraId="5494709B" w14:textId="416FD060" w:rsidR="00502B7E" w:rsidRPr="00502B7E" w:rsidRDefault="00502B7E" w:rsidP="00502B7E">
      <w:pPr>
        <w:spacing w:after="134" w:line="360" w:lineRule="auto"/>
        <w:jc w:val="both"/>
        <w:rPr>
          <w:rFonts w:ascii="Arial" w:hAnsi="Arial" w:cs="Arial"/>
          <w:lang w:val="pt-BR"/>
        </w:rPr>
      </w:pPr>
      <w:r w:rsidRPr="00502B7E">
        <w:rPr>
          <w:rFonts w:ascii="Arial" w:hAnsi="Arial" w:cs="Arial"/>
          <w:b/>
          <w:bCs/>
          <w:lang w:val="pt-BR"/>
        </w:rPr>
        <w:t>PALAVRAS-CHAVE:</w:t>
      </w:r>
      <w:r w:rsidRPr="00502B7E">
        <w:rPr>
          <w:rFonts w:ascii="Arial" w:hAnsi="Arial" w:cs="Arial"/>
          <w:lang w:val="pt-BR"/>
        </w:rPr>
        <w:t xml:space="preserve"> sinais vitais; enfermagem; gestação; pneumonia; monitorização; cuidados de saúde; assistência materno-infantil; estágio clínico.</w:t>
      </w:r>
    </w:p>
    <w:p w14:paraId="258130FB" w14:textId="1C05F724" w:rsidR="00E524E8" w:rsidRPr="00502B7E" w:rsidRDefault="00E524E8" w:rsidP="00502B7E">
      <w:pPr>
        <w:spacing w:after="134" w:line="240" w:lineRule="auto"/>
        <w:rPr>
          <w:rFonts w:ascii="Arial" w:hAnsi="Arial" w:cs="Arial"/>
          <w:lang w:val="pt-BR"/>
        </w:rPr>
      </w:pPr>
    </w:p>
    <w:p w14:paraId="4EAE0E2E" w14:textId="77777777" w:rsidR="00E524E8" w:rsidRPr="00E46552" w:rsidRDefault="00E524E8" w:rsidP="00E524E8">
      <w:pPr>
        <w:spacing w:after="139" w:line="246" w:lineRule="auto"/>
        <w:jc w:val="both"/>
        <w:rPr>
          <w:rFonts w:ascii="Arial" w:eastAsia="Times New Roman" w:hAnsi="Arial" w:cs="Arial"/>
          <w:b/>
          <w:sz w:val="24"/>
          <w:lang w:val="en-US"/>
        </w:rPr>
      </w:pPr>
      <w:r w:rsidRPr="00E46552">
        <w:rPr>
          <w:rFonts w:ascii="Arial" w:eastAsia="Times New Roman" w:hAnsi="Arial" w:cs="Arial"/>
          <w:b/>
          <w:sz w:val="24"/>
          <w:lang w:val="en-US"/>
        </w:rPr>
        <w:lastRenderedPageBreak/>
        <w:t xml:space="preserve">ABSTRACT </w:t>
      </w:r>
    </w:p>
    <w:p w14:paraId="6086A9B4" w14:textId="77777777" w:rsidR="00CA311E" w:rsidRPr="00CA311E" w:rsidRDefault="00CA311E" w:rsidP="00CF23A6">
      <w:pPr>
        <w:spacing w:after="134" w:line="360" w:lineRule="auto"/>
        <w:jc w:val="both"/>
        <w:rPr>
          <w:rFonts w:ascii="Arial" w:hAnsi="Arial" w:cs="Arial"/>
          <w:lang w:val="en-US"/>
        </w:rPr>
      </w:pPr>
      <w:r w:rsidRPr="00CA311E">
        <w:rPr>
          <w:rFonts w:ascii="Arial" w:hAnsi="Arial" w:cs="Arial"/>
          <w:lang w:val="en-US"/>
        </w:rPr>
        <w:t>This end-of-course report deals with the assessment of vital signs in young pregnant patients hospitalized with pneumonia, carried out in the practical exam at the Cunje Mother and Child Center, Bié province, on April 30, 2026. The work results from the articulation between theoretical knowledge acquired in General Nursing training and the practice experienced during the curricular internship, evidencing the importance of monitoring vital signs as an essential instrument for identifying changes in the patient's health status. The internship allowed the student to experience different hospital contexts, including municipal hospitals, provincial hospitals and maternal and child centers, where skills were developed to practice nursing. Among the main activities carried out are the monitoring of vital signs, administration of medications by various routes, placement of venous accesses, nebulization and patient care. These experiences contributed to the development of reasoning, decision-making and multidisciplinary teamwork. From a theoretical point of view, the report is based on the importance of body temperature, respiratory rate, pulse and blood pressure as essential parameters of the patient's physiological assessment. Its monitoring allows the detection of clinical changes, especially in risk situations such as pneumonia during pregnancy. Pregnancy causes physiological changes that increase the woman's vulnerability to respiratory complications, making continuous surveillance by the nursing team indispensable. In the clinical case presented here, the 21-year-old patient hospitalized with pneumonia presented with dyspnea, nonproductive cough, and episodes of emesis. Evaluation of vital signs revealed a temperature of 36.5 ºC, pulse of 80 beats per minute, respiratory rate of 17 cycles per minute, and blood pressure of 140/90 mmHg. Although some values were within the normal range, the elevation in blood pressure and respiratory symptoms required monitoring and intervention by the health team. The treatment instituted included antibiotics, vitamin supplementation, iron, supportive measures and health education. The report also highlights the importance of health education in preventing complications, including treatment adherence, hygiene, nutrition, rest and prevention of respiratory infections. Structural constraints were also identified, such as scarcity of medicines, lack of chairs for companions and absence of adequate dormitories, factors that condition the quality of care provided.</w:t>
      </w:r>
    </w:p>
    <w:p w14:paraId="29294977" w14:textId="77777777" w:rsidR="00CA311E" w:rsidRPr="00CA311E" w:rsidRDefault="00CA311E" w:rsidP="00CF23A6">
      <w:pPr>
        <w:spacing w:after="134" w:line="360" w:lineRule="auto"/>
        <w:jc w:val="both"/>
        <w:rPr>
          <w:rFonts w:ascii="Arial" w:hAnsi="Arial" w:cs="Arial"/>
          <w:lang w:val="en-US"/>
        </w:rPr>
      </w:pPr>
      <w:r w:rsidRPr="00CA311E">
        <w:rPr>
          <w:rFonts w:ascii="Arial" w:hAnsi="Arial" w:cs="Arial"/>
          <w:b/>
          <w:bCs/>
          <w:lang w:val="en-US"/>
        </w:rPr>
        <w:t>KEYWORDS:</w:t>
      </w:r>
      <w:r w:rsidRPr="00CA311E">
        <w:rPr>
          <w:rFonts w:ascii="Arial" w:hAnsi="Arial" w:cs="Arial"/>
          <w:lang w:val="en-US"/>
        </w:rPr>
        <w:t xml:space="preserve"> vital signs; nursing; pregnancy; pneumonia; monitoring; health care; maternal and child care; clinical stage.</w:t>
      </w:r>
    </w:p>
    <w:p w14:paraId="0662D1C8" w14:textId="77777777" w:rsidR="00E524E8" w:rsidRPr="00CA311E" w:rsidRDefault="00E524E8" w:rsidP="00E524E8">
      <w:pPr>
        <w:spacing w:after="139" w:line="246" w:lineRule="auto"/>
        <w:jc w:val="both"/>
        <w:rPr>
          <w:rFonts w:ascii="Arial" w:eastAsia="Times New Roman" w:hAnsi="Arial" w:cs="Arial"/>
          <w:b/>
          <w:sz w:val="24"/>
          <w:lang w:val="en-US"/>
        </w:rPr>
      </w:pPr>
    </w:p>
    <w:p w14:paraId="18169BAF" w14:textId="77777777" w:rsidR="00E524E8" w:rsidRPr="00CA311E" w:rsidRDefault="00E524E8" w:rsidP="00E524E8">
      <w:pPr>
        <w:spacing w:after="139" w:line="246" w:lineRule="auto"/>
        <w:jc w:val="both"/>
        <w:rPr>
          <w:rFonts w:ascii="Arial" w:hAnsi="Arial" w:cs="Arial"/>
          <w:lang w:val="en-US"/>
        </w:rPr>
      </w:pPr>
    </w:p>
    <w:p w14:paraId="365F3AA1" w14:textId="77777777" w:rsidR="00E524E8" w:rsidRPr="00CA311E" w:rsidRDefault="00E524E8">
      <w:pPr>
        <w:rPr>
          <w:rFonts w:ascii="Arial" w:hAnsi="Arial" w:cs="Arial"/>
          <w:lang w:val="en-US"/>
        </w:rPr>
      </w:pPr>
      <w:r w:rsidRPr="00CA311E">
        <w:rPr>
          <w:rFonts w:ascii="Arial" w:hAnsi="Arial" w:cs="Arial"/>
          <w:lang w:val="en-US"/>
        </w:rPr>
        <w:br w:type="page"/>
      </w:r>
    </w:p>
    <w:p w14:paraId="7E58F2D9" w14:textId="77777777" w:rsidR="00E524E8" w:rsidRPr="00C142AD" w:rsidRDefault="00E524E8" w:rsidP="00E524E8">
      <w:pPr>
        <w:spacing w:after="286" w:line="246" w:lineRule="auto"/>
        <w:ind w:left="271" w:hanging="10"/>
        <w:jc w:val="both"/>
        <w:rPr>
          <w:rFonts w:ascii="Arial" w:hAnsi="Arial" w:cs="Arial"/>
        </w:rPr>
      </w:pPr>
      <w:r w:rsidRPr="00C142AD">
        <w:rPr>
          <w:rFonts w:ascii="Arial" w:eastAsia="Times New Roman" w:hAnsi="Arial" w:cs="Arial"/>
          <w:b/>
          <w:sz w:val="24"/>
        </w:rPr>
        <w:lastRenderedPageBreak/>
        <w:t xml:space="preserve">ÍNDICE  </w:t>
      </w:r>
    </w:p>
    <w:p w14:paraId="35697029" w14:textId="77777777" w:rsidR="00E524E8" w:rsidRPr="00C142AD" w:rsidRDefault="00E524E8" w:rsidP="00E524E8">
      <w:pPr>
        <w:spacing w:after="129" w:line="240" w:lineRule="auto"/>
        <w:ind w:left="261"/>
        <w:rPr>
          <w:rFonts w:ascii="Arial" w:hAnsi="Arial" w:cs="Arial"/>
        </w:rPr>
      </w:pPr>
      <w:r w:rsidRPr="00C142AD">
        <w:rPr>
          <w:rFonts w:ascii="Arial" w:eastAsia="Arial" w:hAnsi="Arial" w:cs="Arial"/>
          <w:b/>
        </w:rPr>
        <w:t>INTRODUÇÃO</w:t>
      </w:r>
      <w:r w:rsidRPr="00C142AD">
        <w:rPr>
          <w:rFonts w:ascii="Arial" w:eastAsia="Arial" w:hAnsi="Arial" w:cs="Arial"/>
        </w:rPr>
        <w:t xml:space="preserve"> .................................................................................................................. ….1 </w:t>
      </w:r>
    </w:p>
    <w:p w14:paraId="29009C27" w14:textId="77777777" w:rsidR="00E524E8" w:rsidRPr="00C142AD" w:rsidRDefault="00E524E8" w:rsidP="00E524E8">
      <w:pPr>
        <w:spacing w:after="133" w:line="246" w:lineRule="auto"/>
        <w:ind w:left="256" w:hanging="10"/>
        <w:rPr>
          <w:rFonts w:ascii="Arial" w:hAnsi="Arial" w:cs="Arial"/>
        </w:rPr>
      </w:pPr>
      <w:r w:rsidRPr="00C142AD">
        <w:rPr>
          <w:rFonts w:ascii="Arial" w:eastAsia="Arial" w:hAnsi="Arial" w:cs="Arial"/>
          <w:b/>
          <w:sz w:val="24"/>
        </w:rPr>
        <w:t>CAPITULO I</w:t>
      </w:r>
      <w:r w:rsidRPr="00C142AD">
        <w:rPr>
          <w:rFonts w:ascii="Arial" w:eastAsia="Arial" w:hAnsi="Arial" w:cs="Arial"/>
        </w:rPr>
        <w:t xml:space="preserve">: </w:t>
      </w:r>
      <w:r w:rsidRPr="00C142AD">
        <w:rPr>
          <w:rFonts w:ascii="Arial" w:eastAsia="Arial" w:hAnsi="Arial" w:cs="Arial"/>
          <w:b/>
          <w:sz w:val="24"/>
        </w:rPr>
        <w:t>FUNDAMENTAÇÃO TEÓRICA</w:t>
      </w:r>
      <w:r w:rsidRPr="00C142AD">
        <w:rPr>
          <w:rFonts w:ascii="Arial" w:eastAsia="Arial" w:hAnsi="Arial" w:cs="Arial"/>
        </w:rPr>
        <w:t xml:space="preserve"> </w:t>
      </w:r>
    </w:p>
    <w:p w14:paraId="1773540B" w14:textId="77777777" w:rsidR="00E524E8" w:rsidRPr="00C142AD" w:rsidRDefault="00E524E8" w:rsidP="00E524E8">
      <w:pPr>
        <w:numPr>
          <w:ilvl w:val="1"/>
          <w:numId w:val="1"/>
        </w:numPr>
        <w:spacing w:after="133" w:line="302" w:lineRule="auto"/>
        <w:ind w:hanging="360"/>
        <w:rPr>
          <w:rFonts w:ascii="Arial" w:hAnsi="Arial" w:cs="Arial"/>
        </w:rPr>
      </w:pPr>
      <w:r w:rsidRPr="00C142AD">
        <w:rPr>
          <w:rFonts w:ascii="Arial" w:eastAsia="Arial" w:hAnsi="Arial" w:cs="Arial"/>
          <w:b/>
          <w:sz w:val="24"/>
        </w:rPr>
        <w:t>CARACTERIZAÇÃO GERAL DOS HOSPITAIS ONDE REALIZOU-SE O ESTÁGIO</w:t>
      </w:r>
      <w:r w:rsidRPr="00C142AD">
        <w:rPr>
          <w:rFonts w:ascii="Arial" w:eastAsia="Arial" w:hAnsi="Arial" w:cs="Arial"/>
          <w:b/>
          <w:sz w:val="28"/>
        </w:rPr>
        <w:t xml:space="preserve"> </w:t>
      </w:r>
    </w:p>
    <w:p w14:paraId="3E6BF599" w14:textId="77777777" w:rsidR="00E524E8" w:rsidRPr="00C142AD" w:rsidRDefault="00E524E8" w:rsidP="00E524E8">
      <w:pPr>
        <w:numPr>
          <w:ilvl w:val="1"/>
          <w:numId w:val="1"/>
        </w:numPr>
        <w:spacing w:after="164" w:line="240" w:lineRule="auto"/>
        <w:ind w:hanging="360"/>
        <w:rPr>
          <w:rFonts w:ascii="Arial" w:hAnsi="Arial" w:cs="Arial"/>
        </w:rPr>
      </w:pPr>
      <w:r w:rsidRPr="00C142AD">
        <w:rPr>
          <w:rFonts w:ascii="Arial" w:eastAsia="Arial" w:hAnsi="Arial" w:cs="Arial"/>
          <w:b/>
          <w:sz w:val="28"/>
        </w:rPr>
        <w:t>Modalidade e organização do estágio:</w:t>
      </w:r>
      <w:r w:rsidRPr="00C142AD">
        <w:rPr>
          <w:rFonts w:ascii="Arial" w:eastAsia="Arial" w:hAnsi="Arial" w:cs="Arial"/>
          <w:sz w:val="28"/>
        </w:rPr>
        <w:t xml:space="preserve"> </w:t>
      </w:r>
      <w:r w:rsidRPr="00C142AD">
        <w:rPr>
          <w:rFonts w:ascii="Arial" w:eastAsia="Arial" w:hAnsi="Arial" w:cs="Arial"/>
          <w:b/>
          <w:sz w:val="28"/>
        </w:rPr>
        <w:t xml:space="preserve"> </w:t>
      </w:r>
    </w:p>
    <w:p w14:paraId="4EB9D2FC" w14:textId="77777777" w:rsidR="00E524E8" w:rsidRPr="00C142AD" w:rsidRDefault="00E524E8" w:rsidP="00E524E8">
      <w:pPr>
        <w:numPr>
          <w:ilvl w:val="1"/>
          <w:numId w:val="1"/>
        </w:numPr>
        <w:spacing w:after="164" w:line="240" w:lineRule="auto"/>
        <w:ind w:hanging="360"/>
        <w:rPr>
          <w:rFonts w:ascii="Arial" w:hAnsi="Arial" w:cs="Arial"/>
        </w:rPr>
      </w:pPr>
      <w:r w:rsidRPr="00C142AD">
        <w:rPr>
          <w:rFonts w:ascii="Arial" w:eastAsia="Arial" w:hAnsi="Arial" w:cs="Arial"/>
          <w:b/>
          <w:sz w:val="28"/>
        </w:rPr>
        <w:t xml:space="preserve">Competências adquiridas durante os seis meses: </w:t>
      </w:r>
    </w:p>
    <w:p w14:paraId="49DFF6AC" w14:textId="77777777" w:rsidR="00E524E8" w:rsidRPr="00C142AD" w:rsidRDefault="00E524E8" w:rsidP="00E524E8">
      <w:pPr>
        <w:numPr>
          <w:ilvl w:val="1"/>
          <w:numId w:val="1"/>
        </w:numPr>
        <w:spacing w:after="164" w:line="240" w:lineRule="auto"/>
        <w:ind w:hanging="360"/>
        <w:rPr>
          <w:rFonts w:ascii="Arial" w:hAnsi="Arial" w:cs="Arial"/>
        </w:rPr>
      </w:pPr>
      <w:r w:rsidRPr="00C142AD">
        <w:rPr>
          <w:rFonts w:ascii="Arial" w:eastAsia="Arial" w:hAnsi="Arial" w:cs="Arial"/>
          <w:b/>
          <w:sz w:val="28"/>
        </w:rPr>
        <w:t xml:space="preserve">Principais atividades desenvolvidas: </w:t>
      </w:r>
    </w:p>
    <w:p w14:paraId="3006F841" w14:textId="77777777" w:rsidR="00E524E8" w:rsidRPr="00C142AD" w:rsidRDefault="00E524E8" w:rsidP="00E524E8">
      <w:pPr>
        <w:numPr>
          <w:ilvl w:val="1"/>
          <w:numId w:val="1"/>
        </w:numPr>
        <w:spacing w:after="274" w:line="350" w:lineRule="auto"/>
        <w:ind w:hanging="360"/>
        <w:rPr>
          <w:rFonts w:ascii="Arial" w:hAnsi="Arial" w:cs="Arial"/>
        </w:rPr>
      </w:pPr>
      <w:r w:rsidRPr="00C142AD">
        <w:rPr>
          <w:rFonts w:ascii="Arial" w:eastAsia="Arial" w:hAnsi="Arial" w:cs="Arial"/>
          <w:b/>
          <w:sz w:val="28"/>
        </w:rPr>
        <w:t>Principais Material</w:t>
      </w:r>
      <w:r w:rsidRPr="00C142AD">
        <w:rPr>
          <w:rFonts w:ascii="Arial" w:eastAsia="Arial" w:hAnsi="Arial" w:cs="Arial"/>
          <w:sz w:val="28"/>
        </w:rPr>
        <w:t xml:space="preserve">, </w:t>
      </w:r>
      <w:r w:rsidRPr="00C142AD">
        <w:rPr>
          <w:rFonts w:ascii="Arial" w:eastAsia="Arial" w:hAnsi="Arial" w:cs="Arial"/>
          <w:b/>
          <w:sz w:val="28"/>
        </w:rPr>
        <w:t>Instrumento E</w:t>
      </w:r>
      <w:r w:rsidRPr="00C142AD">
        <w:rPr>
          <w:rFonts w:ascii="Arial" w:eastAsia="Arial" w:hAnsi="Arial" w:cs="Arial"/>
          <w:sz w:val="28"/>
        </w:rPr>
        <w:t xml:space="preserve"> </w:t>
      </w:r>
      <w:r w:rsidRPr="00C142AD">
        <w:rPr>
          <w:rFonts w:ascii="Arial" w:eastAsia="Arial" w:hAnsi="Arial" w:cs="Arial"/>
          <w:b/>
          <w:sz w:val="28"/>
        </w:rPr>
        <w:t>Equipamento</w:t>
      </w:r>
      <w:r w:rsidRPr="00C142AD">
        <w:rPr>
          <w:rFonts w:ascii="Arial" w:eastAsia="Arial" w:hAnsi="Arial" w:cs="Arial"/>
          <w:sz w:val="28"/>
        </w:rPr>
        <w:t xml:space="preserve"> </w:t>
      </w:r>
      <w:r w:rsidRPr="00C142AD">
        <w:rPr>
          <w:rFonts w:ascii="Arial" w:eastAsia="Arial" w:hAnsi="Arial" w:cs="Arial"/>
          <w:b/>
          <w:sz w:val="28"/>
        </w:rPr>
        <w:t>Utilizados</w:t>
      </w:r>
      <w:r w:rsidRPr="00C142AD">
        <w:rPr>
          <w:rFonts w:ascii="Arial" w:eastAsia="Arial" w:hAnsi="Arial" w:cs="Arial"/>
          <w:sz w:val="24"/>
        </w:rPr>
        <w:t xml:space="preserve"> </w:t>
      </w:r>
      <w:r w:rsidRPr="00C142AD">
        <w:rPr>
          <w:rFonts w:ascii="Arial" w:eastAsia="Arial" w:hAnsi="Arial" w:cs="Arial"/>
          <w:b/>
          <w:sz w:val="28"/>
        </w:rPr>
        <w:t xml:space="preserve">1.6. Doenças Mais Correntes identificadas durante os seis meses de estágios. </w:t>
      </w:r>
    </w:p>
    <w:p w14:paraId="166EB24D" w14:textId="77777777" w:rsidR="00E524E8" w:rsidRPr="00C142AD" w:rsidRDefault="00E524E8" w:rsidP="00E524E8">
      <w:pPr>
        <w:spacing w:after="254" w:line="246" w:lineRule="auto"/>
        <w:ind w:left="256" w:hanging="10"/>
        <w:rPr>
          <w:rFonts w:ascii="Arial" w:hAnsi="Arial" w:cs="Arial"/>
        </w:rPr>
      </w:pPr>
      <w:r w:rsidRPr="00C142AD">
        <w:rPr>
          <w:rFonts w:ascii="Arial" w:eastAsia="Arial" w:hAnsi="Arial" w:cs="Arial"/>
          <w:b/>
          <w:sz w:val="24"/>
        </w:rPr>
        <w:t xml:space="preserve">CAPÍTULO II. FUNDAMENTAÇÃO METODOLÓGICA:  </w:t>
      </w:r>
    </w:p>
    <w:p w14:paraId="2FBB01E6" w14:textId="77777777" w:rsidR="00E524E8" w:rsidRPr="00C142AD" w:rsidRDefault="00E524E8" w:rsidP="00E524E8">
      <w:pPr>
        <w:spacing w:after="280" w:line="240" w:lineRule="auto"/>
        <w:ind w:left="256" w:hanging="10"/>
        <w:rPr>
          <w:rFonts w:ascii="Arial" w:hAnsi="Arial" w:cs="Arial"/>
        </w:rPr>
      </w:pPr>
      <w:r w:rsidRPr="00C142AD">
        <w:rPr>
          <w:rFonts w:ascii="Arial" w:eastAsia="Arial" w:hAnsi="Arial" w:cs="Arial"/>
          <w:b/>
          <w:sz w:val="24"/>
        </w:rPr>
        <w:t>2.1</w:t>
      </w:r>
      <w:r w:rsidRPr="00C142AD">
        <w:rPr>
          <w:rFonts w:ascii="Arial" w:eastAsia="Arial" w:hAnsi="Arial" w:cs="Arial"/>
          <w:b/>
          <w:sz w:val="28"/>
        </w:rPr>
        <w:t xml:space="preserve">. Fundamentação Teórica Do Tema Com Base No Exame Prático: </w:t>
      </w:r>
    </w:p>
    <w:p w14:paraId="3444AACC" w14:textId="77777777" w:rsidR="00E524E8" w:rsidRPr="00C142AD" w:rsidRDefault="00E524E8" w:rsidP="00E524E8">
      <w:pPr>
        <w:spacing w:after="282" w:line="240" w:lineRule="auto"/>
        <w:ind w:left="256" w:hanging="10"/>
        <w:rPr>
          <w:rFonts w:ascii="Arial" w:hAnsi="Arial" w:cs="Arial"/>
        </w:rPr>
      </w:pPr>
      <w:r w:rsidRPr="00C142AD">
        <w:rPr>
          <w:rFonts w:ascii="Arial" w:eastAsia="Arial" w:hAnsi="Arial" w:cs="Arial"/>
          <w:b/>
          <w:sz w:val="28"/>
        </w:rPr>
        <w:t xml:space="preserve">2.1.1. Matérias necessários para a execução da técnica </w:t>
      </w:r>
    </w:p>
    <w:p w14:paraId="49593092" w14:textId="77777777" w:rsidR="00E524E8" w:rsidRPr="00C142AD" w:rsidRDefault="00E524E8" w:rsidP="00E524E8">
      <w:pPr>
        <w:spacing w:after="164" w:line="240" w:lineRule="auto"/>
        <w:ind w:left="256" w:hanging="10"/>
        <w:rPr>
          <w:rFonts w:ascii="Arial" w:hAnsi="Arial" w:cs="Arial"/>
        </w:rPr>
      </w:pPr>
      <w:r w:rsidRPr="00C142AD">
        <w:rPr>
          <w:rFonts w:ascii="Arial" w:eastAsia="Arial" w:hAnsi="Arial" w:cs="Arial"/>
          <w:b/>
          <w:sz w:val="24"/>
        </w:rPr>
        <w:t>2.2.</w:t>
      </w:r>
      <w:r w:rsidRPr="00C142AD">
        <w:rPr>
          <w:rFonts w:ascii="Arial" w:eastAsia="Arial" w:hAnsi="Arial" w:cs="Arial"/>
          <w:b/>
          <w:sz w:val="28"/>
        </w:rPr>
        <w:t xml:space="preserve"> Apresentação Prática Dos Cuidados De Enfermagem:</w:t>
      </w:r>
      <w:r w:rsidRPr="00C142AD">
        <w:rPr>
          <w:rFonts w:ascii="Arial" w:eastAsia="Arial" w:hAnsi="Arial" w:cs="Arial"/>
          <w:b/>
          <w:sz w:val="24"/>
        </w:rPr>
        <w:t xml:space="preserve">  </w:t>
      </w:r>
    </w:p>
    <w:p w14:paraId="7DA9306B" w14:textId="77777777" w:rsidR="00E524E8" w:rsidRPr="00C142AD" w:rsidRDefault="00E524E8" w:rsidP="00E524E8">
      <w:pPr>
        <w:spacing w:after="133" w:line="246" w:lineRule="auto"/>
        <w:ind w:left="256" w:hanging="10"/>
        <w:rPr>
          <w:rFonts w:ascii="Arial" w:hAnsi="Arial" w:cs="Arial"/>
        </w:rPr>
      </w:pPr>
      <w:r w:rsidRPr="00C142AD">
        <w:rPr>
          <w:rFonts w:ascii="Arial" w:eastAsia="Arial" w:hAnsi="Arial" w:cs="Arial"/>
          <w:b/>
          <w:sz w:val="24"/>
        </w:rPr>
        <w:t>CONSTRAGIMENTOS REGISTADOS</w:t>
      </w:r>
      <w:r w:rsidRPr="00C142AD">
        <w:rPr>
          <w:rFonts w:ascii="Arial" w:eastAsia="Arial" w:hAnsi="Arial" w:cs="Arial"/>
        </w:rPr>
        <w:t xml:space="preserve"> </w:t>
      </w:r>
    </w:p>
    <w:p w14:paraId="5EB381D7" w14:textId="77777777" w:rsidR="00E524E8" w:rsidRPr="00C142AD" w:rsidRDefault="00E524E8" w:rsidP="00E524E8">
      <w:pPr>
        <w:spacing w:after="133" w:line="246" w:lineRule="auto"/>
        <w:ind w:left="256" w:hanging="10"/>
        <w:rPr>
          <w:rFonts w:ascii="Arial" w:hAnsi="Arial" w:cs="Arial"/>
        </w:rPr>
      </w:pPr>
      <w:r w:rsidRPr="00C142AD">
        <w:rPr>
          <w:rFonts w:ascii="Arial" w:eastAsia="Arial" w:hAnsi="Arial" w:cs="Arial"/>
          <w:b/>
          <w:sz w:val="24"/>
        </w:rPr>
        <w:t>CONCLUSÕES</w:t>
      </w:r>
      <w:r w:rsidRPr="00C142AD">
        <w:rPr>
          <w:rFonts w:ascii="Arial" w:eastAsia="Arial" w:hAnsi="Arial" w:cs="Arial"/>
        </w:rPr>
        <w:t xml:space="preserve"> </w:t>
      </w:r>
    </w:p>
    <w:p w14:paraId="2788F072" w14:textId="77777777" w:rsidR="00E524E8" w:rsidRPr="00C142AD" w:rsidRDefault="00E524E8" w:rsidP="00E524E8">
      <w:pPr>
        <w:spacing w:after="133" w:line="246" w:lineRule="auto"/>
        <w:ind w:left="256" w:hanging="10"/>
        <w:rPr>
          <w:rFonts w:ascii="Arial" w:hAnsi="Arial" w:cs="Arial"/>
        </w:rPr>
      </w:pPr>
      <w:r w:rsidRPr="00C142AD">
        <w:rPr>
          <w:rFonts w:ascii="Arial" w:eastAsia="Arial" w:hAnsi="Arial" w:cs="Arial"/>
          <w:b/>
          <w:sz w:val="24"/>
        </w:rPr>
        <w:t>RECOMENDAÇÕES</w:t>
      </w:r>
      <w:r w:rsidRPr="00C142AD">
        <w:rPr>
          <w:rFonts w:ascii="Arial" w:eastAsia="Arial" w:hAnsi="Arial" w:cs="Arial"/>
          <w:b/>
        </w:rPr>
        <w:t xml:space="preserve"> </w:t>
      </w:r>
    </w:p>
    <w:p w14:paraId="4B7D0900" w14:textId="77777777" w:rsidR="00E524E8" w:rsidRPr="00C142AD" w:rsidRDefault="00E524E8" w:rsidP="00E524E8">
      <w:pPr>
        <w:spacing w:after="175" w:line="240" w:lineRule="auto"/>
        <w:ind w:left="256" w:right="-15" w:hanging="10"/>
        <w:rPr>
          <w:rFonts w:ascii="Arial" w:hAnsi="Arial" w:cs="Arial"/>
        </w:rPr>
      </w:pPr>
      <w:r w:rsidRPr="00C142AD">
        <w:rPr>
          <w:rFonts w:ascii="Arial" w:eastAsia="Arial" w:hAnsi="Arial" w:cs="Arial"/>
          <w:b/>
        </w:rPr>
        <w:t xml:space="preserve">REFERENCIAS BIBLIOGRÁFICAS </w:t>
      </w:r>
    </w:p>
    <w:p w14:paraId="16CF18B3" w14:textId="77777777" w:rsidR="00E524E8" w:rsidRPr="00C142AD" w:rsidRDefault="00E524E8" w:rsidP="00E524E8">
      <w:pPr>
        <w:spacing w:after="175" w:line="240" w:lineRule="auto"/>
        <w:ind w:left="256" w:right="-15" w:hanging="10"/>
        <w:rPr>
          <w:rFonts w:ascii="Arial" w:hAnsi="Arial" w:cs="Arial"/>
        </w:rPr>
      </w:pPr>
      <w:r w:rsidRPr="00C142AD">
        <w:rPr>
          <w:rFonts w:ascii="Arial" w:eastAsia="Arial" w:hAnsi="Arial" w:cs="Arial"/>
          <w:b/>
        </w:rPr>
        <w:t xml:space="preserve">APÊNDICES  </w:t>
      </w:r>
    </w:p>
    <w:p w14:paraId="21F33A62" w14:textId="77777777" w:rsidR="00E524E8" w:rsidRPr="00C142AD" w:rsidRDefault="00E524E8" w:rsidP="00E524E8">
      <w:pPr>
        <w:spacing w:after="175" w:line="240" w:lineRule="auto"/>
        <w:ind w:left="256" w:right="-15" w:hanging="10"/>
        <w:rPr>
          <w:rFonts w:ascii="Arial" w:hAnsi="Arial" w:cs="Arial"/>
        </w:rPr>
      </w:pPr>
      <w:r w:rsidRPr="00C142AD">
        <w:rPr>
          <w:rFonts w:ascii="Arial" w:eastAsia="Arial" w:hAnsi="Arial" w:cs="Arial"/>
          <w:b/>
        </w:rPr>
        <w:t xml:space="preserve">ANEXOS </w:t>
      </w:r>
    </w:p>
    <w:p w14:paraId="0B1393A7" w14:textId="77777777" w:rsidR="00E524E8" w:rsidRPr="00C142AD" w:rsidRDefault="00E524E8" w:rsidP="00E524E8">
      <w:pPr>
        <w:spacing w:line="240" w:lineRule="auto"/>
        <w:ind w:left="256" w:right="-15" w:hanging="10"/>
        <w:rPr>
          <w:rFonts w:ascii="Arial" w:hAnsi="Arial" w:cs="Arial"/>
        </w:rPr>
      </w:pPr>
      <w:r w:rsidRPr="00C142AD">
        <w:rPr>
          <w:rFonts w:ascii="Arial" w:eastAsia="Arial" w:hAnsi="Arial" w:cs="Arial"/>
          <w:b/>
        </w:rPr>
        <w:t xml:space="preserve">GLOSSÁRIOS </w:t>
      </w:r>
    </w:p>
    <w:p w14:paraId="09141D2D" w14:textId="77777777" w:rsidR="00E524E8" w:rsidRPr="00C142AD" w:rsidRDefault="00E524E8" w:rsidP="00E524E8">
      <w:pPr>
        <w:spacing w:after="139" w:line="246" w:lineRule="auto"/>
        <w:jc w:val="both"/>
        <w:rPr>
          <w:rFonts w:ascii="Arial" w:hAnsi="Arial" w:cs="Arial"/>
        </w:rPr>
      </w:pPr>
    </w:p>
    <w:p w14:paraId="63B000F7" w14:textId="77777777" w:rsidR="00E524E8" w:rsidRPr="00C142AD" w:rsidRDefault="00E524E8">
      <w:pPr>
        <w:rPr>
          <w:rFonts w:ascii="Arial" w:hAnsi="Arial" w:cs="Arial"/>
        </w:rPr>
      </w:pPr>
      <w:r w:rsidRPr="00C142AD">
        <w:rPr>
          <w:rFonts w:ascii="Arial" w:hAnsi="Arial" w:cs="Arial"/>
        </w:rPr>
        <w:br w:type="page"/>
      </w:r>
    </w:p>
    <w:p w14:paraId="7221F7B7" w14:textId="6CA1B6DF" w:rsidR="00A941BA" w:rsidRPr="00A941BA" w:rsidRDefault="00F1101B" w:rsidP="00A04EB5">
      <w:pPr>
        <w:keepNext/>
        <w:keepLines/>
        <w:tabs>
          <w:tab w:val="left" w:pos="3437"/>
          <w:tab w:val="center" w:pos="4535"/>
        </w:tabs>
        <w:spacing w:after="120" w:line="360" w:lineRule="auto"/>
        <w:jc w:val="both"/>
        <w:outlineLvl w:val="0"/>
        <w:rPr>
          <w:rFonts w:ascii="Arial" w:eastAsia="Times New Roman" w:hAnsi="Arial" w:cs="Arial"/>
          <w:bCs/>
          <w:color w:val="000000"/>
          <w:sz w:val="28"/>
          <w:szCs w:val="28"/>
        </w:rPr>
      </w:pPr>
      <w:bookmarkStart w:id="0" w:name="_Toc199433577"/>
      <w:bookmarkStart w:id="1" w:name="_Toc199433743"/>
      <w:r w:rsidRPr="00A941BA">
        <w:rPr>
          <w:rFonts w:ascii="Arial" w:eastAsia="Times New Roman" w:hAnsi="Arial" w:cs="Arial"/>
          <w:b/>
          <w:bCs/>
          <w:color w:val="000000"/>
          <w:sz w:val="28"/>
          <w:szCs w:val="28"/>
        </w:rPr>
        <w:lastRenderedPageBreak/>
        <w:t>INTRODUÇÃO</w:t>
      </w:r>
      <w:bookmarkEnd w:id="0"/>
      <w:bookmarkEnd w:id="1"/>
    </w:p>
    <w:p w14:paraId="7E9281C4" w14:textId="77777777" w:rsidR="009871C9" w:rsidRPr="009871C9" w:rsidRDefault="009871C9" w:rsidP="00A04EB5">
      <w:pPr>
        <w:spacing w:after="120" w:line="360" w:lineRule="auto"/>
        <w:jc w:val="both"/>
        <w:rPr>
          <w:rFonts w:ascii="Arial" w:eastAsia="Calibri" w:hAnsi="Arial" w:cs="Arial"/>
          <w:color w:val="000000" w:themeColor="text1"/>
          <w:sz w:val="24"/>
          <w:szCs w:val="28"/>
          <w:lang w:val="pt-BR"/>
        </w:rPr>
      </w:pPr>
      <w:r w:rsidRPr="009871C9">
        <w:rPr>
          <w:rFonts w:ascii="Arial" w:eastAsia="Calibri" w:hAnsi="Arial" w:cs="Arial"/>
          <w:color w:val="000000" w:themeColor="text1"/>
          <w:sz w:val="24"/>
          <w:szCs w:val="28"/>
          <w:lang w:val="pt-BR"/>
        </w:rPr>
        <w:t>O estágio curricular em enfermagem representa uma fase essencial na formação do técnico médio em enfermagem, pois possibilita a integração entre os conhecimentos teóricos e a prática clínica. Neste período, o estudante desenvolve competências técnicas, científicas e relacionais indispensáveis para a prestação de cuidados de saúde seguros e de qualidade, sob supervisão profissional (Potter et al., 2018).</w:t>
      </w:r>
    </w:p>
    <w:p w14:paraId="558934FD" w14:textId="77777777" w:rsidR="009871C9" w:rsidRPr="009871C9" w:rsidRDefault="009871C9" w:rsidP="00A04EB5">
      <w:pPr>
        <w:spacing w:after="120" w:line="360" w:lineRule="auto"/>
        <w:jc w:val="both"/>
        <w:rPr>
          <w:rFonts w:ascii="Arial" w:eastAsia="Calibri" w:hAnsi="Arial" w:cs="Arial"/>
          <w:color w:val="000000" w:themeColor="text1"/>
          <w:sz w:val="24"/>
          <w:szCs w:val="28"/>
          <w:lang w:val="pt-BR"/>
        </w:rPr>
      </w:pPr>
      <w:r w:rsidRPr="009871C9">
        <w:rPr>
          <w:rFonts w:ascii="Arial" w:eastAsia="Calibri" w:hAnsi="Arial" w:cs="Arial"/>
          <w:color w:val="000000" w:themeColor="text1"/>
          <w:sz w:val="24"/>
          <w:szCs w:val="28"/>
          <w:lang w:val="pt-BR"/>
        </w:rPr>
        <w:t>Durante o estágio, o estudante tem a oportunidade de vivenciar a realidade hospitalar, participando activamente nos cuidados ao paciente e aprimorando o raciocínio clínico, a tomada de decisão e a capacidade de intervenção em diferentes situações de saúde. Este processo contribui significativamente para a construção da identidade profissional do futuro técnico de enfermagem, promovendo maior autonomia e responsabilidade na prática assistencial (Potter et al., 2018).</w:t>
      </w:r>
    </w:p>
    <w:p w14:paraId="0BC2A043" w14:textId="77777777" w:rsidR="009871C9" w:rsidRPr="009871C9" w:rsidRDefault="009871C9" w:rsidP="00A04EB5">
      <w:pPr>
        <w:spacing w:after="120" w:line="360" w:lineRule="auto"/>
        <w:jc w:val="both"/>
        <w:rPr>
          <w:rFonts w:ascii="Arial" w:eastAsia="Calibri" w:hAnsi="Arial" w:cs="Arial"/>
          <w:color w:val="000000" w:themeColor="text1"/>
          <w:sz w:val="24"/>
          <w:szCs w:val="28"/>
          <w:lang w:val="pt-BR"/>
        </w:rPr>
      </w:pPr>
      <w:r w:rsidRPr="009871C9">
        <w:rPr>
          <w:rFonts w:ascii="Arial" w:eastAsia="Calibri" w:hAnsi="Arial" w:cs="Arial"/>
          <w:color w:val="000000" w:themeColor="text1"/>
          <w:sz w:val="24"/>
          <w:szCs w:val="28"/>
          <w:lang w:val="pt-BR"/>
        </w:rPr>
        <w:t>A escolha do tema justifica-se pela elevada relevância clínica da avaliação dos sinais vitais em pacientes gestantes com pneumonia, uma vez que esta patologia respiratória pode comprometer gravemente a saúde materna e fetal. A monitorização adequada dos sinais vitais permite a identificação precoce de alterações no estado clínico, contribuindo para intervenções rápidas e eficazes por parte da equipa de enfermagem. De acordo com a Organização Mundial da Saúde, as infecções respiratórias durante a gestação constituem um importante factor de risco de complicações materno-fetais, exigindo vigilância clínica contínua e rigorosa (OMS, 2023).</w:t>
      </w:r>
    </w:p>
    <w:p w14:paraId="448ACF5B" w14:textId="77777777" w:rsidR="009871C9" w:rsidRPr="009871C9" w:rsidRDefault="009871C9" w:rsidP="00A04EB5">
      <w:pPr>
        <w:spacing w:after="120" w:line="360" w:lineRule="auto"/>
        <w:jc w:val="both"/>
        <w:rPr>
          <w:rFonts w:ascii="Arial" w:eastAsia="Calibri" w:hAnsi="Arial" w:cs="Arial"/>
          <w:color w:val="000000" w:themeColor="text1"/>
          <w:sz w:val="24"/>
          <w:szCs w:val="28"/>
          <w:lang w:val="pt-BR"/>
        </w:rPr>
      </w:pPr>
      <w:r w:rsidRPr="009871C9">
        <w:rPr>
          <w:rFonts w:ascii="Arial" w:eastAsia="Calibri" w:hAnsi="Arial" w:cs="Arial"/>
          <w:color w:val="000000" w:themeColor="text1"/>
          <w:sz w:val="24"/>
          <w:szCs w:val="28"/>
          <w:lang w:val="pt-BR"/>
        </w:rPr>
        <w:t>Do ponto de vista histórico-lógico, a enfermagem evoluiu de práticas empíricas para uma ciência baseada em evidências, na qual a observação sistemática do paciente, especialmente através da avaliação dos sinais vitais, constitui um dos pilares fundamentais da assistência. Segundo Potter e Perry (2018), a monitorização dos sinais vitais é um indicador essencial do estado fisiológico do paciente, permitindo a detecção precoce de qualquer alteração clínica significativa. Neste contexto, a pneumonia em gestantes representa uma condição que exige atenção redobrada, devido às alterações fisiológicas próprias da gravidez e ao risco aumentado de complicações respiratórias.</w:t>
      </w:r>
    </w:p>
    <w:p w14:paraId="1C41A58F" w14:textId="77777777" w:rsidR="009871C9" w:rsidRPr="009871C9" w:rsidRDefault="009871C9" w:rsidP="00A04EB5">
      <w:pPr>
        <w:spacing w:after="120" w:line="360" w:lineRule="auto"/>
        <w:jc w:val="both"/>
        <w:rPr>
          <w:rFonts w:ascii="Arial" w:eastAsia="Calibri" w:hAnsi="Arial" w:cs="Arial"/>
          <w:color w:val="000000" w:themeColor="text1"/>
          <w:sz w:val="24"/>
          <w:szCs w:val="28"/>
          <w:lang w:val="pt-BR"/>
        </w:rPr>
      </w:pPr>
      <w:r w:rsidRPr="009871C9">
        <w:rPr>
          <w:rFonts w:ascii="Arial" w:eastAsia="Calibri" w:hAnsi="Arial" w:cs="Arial"/>
          <w:color w:val="000000" w:themeColor="text1"/>
          <w:sz w:val="24"/>
          <w:szCs w:val="28"/>
          <w:lang w:val="pt-BR"/>
        </w:rPr>
        <w:lastRenderedPageBreak/>
        <w:t>Este processo foi vivenciado no contexto do estágio realizado no Centro Materno Infantil do Cunje, onde se observou a necessidade de vigilância constante dos sinais vitais em pacientes internadas com pneumonia, reforçando a importância da actuação do técnico de enfermagem na prevenção de complicações e na promoção da recuperação clínica.</w:t>
      </w:r>
    </w:p>
    <w:p w14:paraId="1D792E13" w14:textId="77777777" w:rsidR="009871C9" w:rsidRPr="009871C9" w:rsidRDefault="009871C9" w:rsidP="00A04EB5">
      <w:pPr>
        <w:spacing w:after="120" w:line="360" w:lineRule="auto"/>
        <w:jc w:val="both"/>
        <w:rPr>
          <w:rFonts w:ascii="Arial" w:eastAsia="Calibri" w:hAnsi="Arial" w:cs="Arial"/>
          <w:color w:val="000000" w:themeColor="text1"/>
          <w:sz w:val="24"/>
          <w:szCs w:val="28"/>
          <w:lang w:val="pt-BR"/>
        </w:rPr>
      </w:pPr>
      <w:r w:rsidRPr="009871C9">
        <w:rPr>
          <w:rFonts w:ascii="Arial" w:eastAsia="Calibri" w:hAnsi="Arial" w:cs="Arial"/>
          <w:color w:val="000000" w:themeColor="text1"/>
          <w:sz w:val="24"/>
          <w:szCs w:val="28"/>
          <w:lang w:val="pt-BR"/>
        </w:rPr>
        <w:t>O presente relatório enquadra-se também em orientações técnicas e normativas do sector da saúde, com destaque para as directrizes da Organização Mundial da Saúde sobre cuidados maternos e gestão de infecções respiratórias na gestação, bem como nos protocolos assistenciais aplicados no sistema de saúde angolano, orientados pelo Ministério da Saúde de Angola.</w:t>
      </w:r>
    </w:p>
    <w:p w14:paraId="6FF4E87C" w14:textId="5135148E" w:rsidR="00B424AB" w:rsidRPr="00B424AB" w:rsidRDefault="00C40D2A" w:rsidP="00A04EB5">
      <w:pPr>
        <w:spacing w:after="120" w:line="360" w:lineRule="auto"/>
        <w:jc w:val="both"/>
        <w:rPr>
          <w:rFonts w:ascii="Arial" w:eastAsia="Calibri" w:hAnsi="Arial" w:cs="Times New Roman"/>
          <w:b/>
          <w:bCs/>
          <w:sz w:val="24"/>
          <w:lang w:val="pt-BR"/>
        </w:rPr>
      </w:pPr>
      <w:r w:rsidRPr="00B424AB">
        <w:rPr>
          <w:rFonts w:ascii="Arial" w:eastAsia="Calibri" w:hAnsi="Arial" w:cs="Times New Roman"/>
          <w:b/>
          <w:bCs/>
          <w:sz w:val="24"/>
          <w:lang w:val="pt-BR"/>
        </w:rPr>
        <w:t>Objectivo</w:t>
      </w:r>
      <w:r w:rsidR="00B424AB" w:rsidRPr="00B424AB">
        <w:rPr>
          <w:rFonts w:ascii="Arial" w:eastAsia="Calibri" w:hAnsi="Arial" w:cs="Times New Roman"/>
          <w:b/>
          <w:bCs/>
          <w:sz w:val="24"/>
          <w:lang w:val="pt-BR"/>
        </w:rPr>
        <w:t xml:space="preserve"> Geral</w:t>
      </w:r>
    </w:p>
    <w:p w14:paraId="08F551A1" w14:textId="10F96B3B" w:rsidR="00B424AB" w:rsidRPr="00B424AB" w:rsidRDefault="00B424AB" w:rsidP="00A04EB5">
      <w:pPr>
        <w:pStyle w:val="PargrafodaLista"/>
        <w:numPr>
          <w:ilvl w:val="0"/>
          <w:numId w:val="39"/>
        </w:numPr>
        <w:spacing w:after="120" w:line="360" w:lineRule="auto"/>
        <w:jc w:val="both"/>
        <w:rPr>
          <w:rFonts w:ascii="Arial" w:hAnsi="Arial" w:cs="Times New Roman"/>
          <w:sz w:val="24"/>
          <w:lang w:val="pt-BR"/>
        </w:rPr>
      </w:pPr>
      <w:r w:rsidRPr="00B424AB">
        <w:rPr>
          <w:rFonts w:ascii="Arial" w:hAnsi="Arial" w:cs="Times New Roman"/>
          <w:sz w:val="24"/>
          <w:lang w:val="pt-BR"/>
        </w:rPr>
        <w:t xml:space="preserve">Relatar sobre a </w:t>
      </w:r>
      <w:r w:rsidRPr="00B424AB">
        <w:rPr>
          <w:rFonts w:ascii="Arial" w:hAnsi="Arial" w:cs="Arial"/>
          <w:sz w:val="24"/>
          <w:szCs w:val="24"/>
          <w:lang w:val="pt-BR"/>
        </w:rPr>
        <w:t>avaliação dos sinais vitais em pacientes jovens gestantes internadas com pneumonia no Centro Materno Infantil do Cunje, do Bié no dia 30 de abril de 2026</w:t>
      </w:r>
      <w:r>
        <w:rPr>
          <w:rFonts w:ascii="Arial" w:hAnsi="Arial" w:cs="Arial"/>
          <w:sz w:val="24"/>
          <w:szCs w:val="24"/>
          <w:lang w:val="pt-BR"/>
        </w:rPr>
        <w:t>.</w:t>
      </w:r>
    </w:p>
    <w:p w14:paraId="55260D61" w14:textId="08B16B00" w:rsidR="00C40D2A" w:rsidRDefault="00C40D2A" w:rsidP="00A04EB5">
      <w:pPr>
        <w:spacing w:after="120" w:line="360" w:lineRule="auto"/>
        <w:jc w:val="both"/>
        <w:rPr>
          <w:rFonts w:ascii="Arial" w:hAnsi="Arial" w:cs="Times New Roman"/>
          <w:b/>
          <w:bCs/>
          <w:sz w:val="24"/>
          <w:lang w:val="pt-BR"/>
        </w:rPr>
      </w:pPr>
      <w:r w:rsidRPr="00B424AB">
        <w:rPr>
          <w:rFonts w:ascii="Arial" w:hAnsi="Arial" w:cs="Times New Roman"/>
          <w:b/>
          <w:bCs/>
          <w:sz w:val="24"/>
          <w:lang w:val="pt-BR"/>
        </w:rPr>
        <w:t xml:space="preserve"> </w:t>
      </w:r>
      <w:r w:rsidR="00B424AB" w:rsidRPr="00B424AB">
        <w:rPr>
          <w:rFonts w:ascii="Arial" w:hAnsi="Arial" w:cs="Times New Roman"/>
          <w:b/>
          <w:bCs/>
          <w:sz w:val="24"/>
          <w:lang w:val="pt-BR"/>
        </w:rPr>
        <w:t xml:space="preserve">Objectivos específicos </w:t>
      </w:r>
    </w:p>
    <w:p w14:paraId="072618ED" w14:textId="4B93711A" w:rsidR="00B424AB" w:rsidRPr="00B424AB" w:rsidRDefault="00B424AB" w:rsidP="00A04EB5">
      <w:pPr>
        <w:pStyle w:val="PargrafodaLista"/>
        <w:numPr>
          <w:ilvl w:val="0"/>
          <w:numId w:val="40"/>
        </w:numPr>
        <w:spacing w:after="120" w:line="360" w:lineRule="auto"/>
        <w:jc w:val="both"/>
        <w:rPr>
          <w:rFonts w:ascii="Arial" w:hAnsi="Arial" w:cs="Times New Roman"/>
          <w:sz w:val="24"/>
          <w:lang w:val="pt-BR"/>
        </w:rPr>
      </w:pPr>
      <w:r>
        <w:rPr>
          <w:rFonts w:ascii="Arial" w:hAnsi="Arial" w:cs="Times New Roman"/>
          <w:sz w:val="24"/>
          <w:lang w:val="pt-BR"/>
        </w:rPr>
        <w:t>Descrever os materiais usados na</w:t>
      </w:r>
      <w:r w:rsidRPr="00B424AB">
        <w:rPr>
          <w:rFonts w:ascii="Arial" w:hAnsi="Arial" w:cs="Times New Roman"/>
          <w:sz w:val="24"/>
          <w:lang w:val="pt-BR"/>
        </w:rPr>
        <w:t xml:space="preserve"> a </w:t>
      </w:r>
      <w:r w:rsidRPr="00B424AB">
        <w:rPr>
          <w:rFonts w:ascii="Arial" w:hAnsi="Arial" w:cs="Arial"/>
          <w:sz w:val="24"/>
          <w:szCs w:val="24"/>
          <w:lang w:val="pt-BR"/>
        </w:rPr>
        <w:t>avaliação dos sinais vitais em pacientes jovens gestantes internadas com pneumonia no Centro Materno Infantil do Cunje, do Bié no dia 30 de abril de 2026</w:t>
      </w:r>
      <w:r>
        <w:rPr>
          <w:rFonts w:ascii="Arial" w:hAnsi="Arial" w:cs="Arial"/>
          <w:sz w:val="24"/>
          <w:szCs w:val="24"/>
          <w:lang w:val="pt-BR"/>
        </w:rPr>
        <w:t>;</w:t>
      </w:r>
    </w:p>
    <w:p w14:paraId="735E1DBA" w14:textId="7266D4E6" w:rsidR="00B424AB" w:rsidRPr="00B424AB" w:rsidRDefault="00B424AB" w:rsidP="00A04EB5">
      <w:pPr>
        <w:pStyle w:val="PargrafodaLista"/>
        <w:numPr>
          <w:ilvl w:val="0"/>
          <w:numId w:val="40"/>
        </w:numPr>
        <w:spacing w:after="120" w:line="360" w:lineRule="auto"/>
        <w:jc w:val="both"/>
        <w:rPr>
          <w:rFonts w:ascii="Arial" w:hAnsi="Arial" w:cs="Times New Roman"/>
          <w:sz w:val="24"/>
          <w:lang w:val="pt-BR"/>
        </w:rPr>
      </w:pPr>
      <w:r>
        <w:rPr>
          <w:rFonts w:ascii="Arial" w:hAnsi="Arial" w:cs="Times New Roman"/>
          <w:sz w:val="24"/>
          <w:lang w:val="pt-BR"/>
        </w:rPr>
        <w:t xml:space="preserve">Fundamentar teoricamente sobre os principais aspectos relacionados a </w:t>
      </w:r>
      <w:r w:rsidRPr="00B424AB">
        <w:rPr>
          <w:rFonts w:ascii="Arial" w:hAnsi="Arial" w:cs="Arial"/>
          <w:sz w:val="24"/>
          <w:szCs w:val="24"/>
          <w:lang w:val="pt-BR"/>
        </w:rPr>
        <w:t>avaliação dos sinais vitais em pacientes jovens gestantes internadas com pneumonia no Centro Materno Infantil do Cunje, do Bié no dia 30 de abril de 2026</w:t>
      </w:r>
      <w:r>
        <w:rPr>
          <w:rFonts w:ascii="Arial" w:hAnsi="Arial" w:cs="Arial"/>
          <w:sz w:val="24"/>
          <w:szCs w:val="24"/>
          <w:lang w:val="pt-BR"/>
        </w:rPr>
        <w:t>;</w:t>
      </w:r>
    </w:p>
    <w:p w14:paraId="35C51E4A" w14:textId="3EA1FF7C" w:rsidR="00B424AB" w:rsidRPr="00B424AB" w:rsidRDefault="00B424AB" w:rsidP="00A04EB5">
      <w:pPr>
        <w:pStyle w:val="PargrafodaLista"/>
        <w:numPr>
          <w:ilvl w:val="0"/>
          <w:numId w:val="40"/>
        </w:numPr>
        <w:spacing w:after="120" w:line="360" w:lineRule="auto"/>
        <w:jc w:val="both"/>
        <w:rPr>
          <w:rFonts w:ascii="Arial" w:hAnsi="Arial" w:cs="Times New Roman"/>
          <w:sz w:val="24"/>
          <w:lang w:val="pt-BR"/>
        </w:rPr>
      </w:pPr>
      <w:r>
        <w:rPr>
          <w:rFonts w:ascii="Arial" w:hAnsi="Arial" w:cs="Times New Roman"/>
          <w:sz w:val="24"/>
          <w:lang w:val="pt-BR"/>
        </w:rPr>
        <w:t xml:space="preserve">Analisar os valores obtidos na </w:t>
      </w:r>
      <w:r w:rsidRPr="00B424AB">
        <w:rPr>
          <w:rFonts w:ascii="Arial" w:hAnsi="Arial" w:cs="Arial"/>
          <w:sz w:val="24"/>
          <w:szCs w:val="24"/>
          <w:lang w:val="pt-BR"/>
        </w:rPr>
        <w:t>avaliação dos sinais vitais em pacientes jovens gestantes internadas com pneumonia no Centro Materno Infantil do Cunje, do Bié no dia 30 de abril de 2026</w:t>
      </w:r>
      <w:r>
        <w:rPr>
          <w:rFonts w:ascii="Arial" w:hAnsi="Arial" w:cs="Arial"/>
          <w:sz w:val="24"/>
          <w:szCs w:val="24"/>
          <w:lang w:val="pt-BR"/>
        </w:rPr>
        <w:t>.</w:t>
      </w:r>
    </w:p>
    <w:p w14:paraId="5E123281" w14:textId="700EDC9B" w:rsidR="00C40D2A" w:rsidRPr="00C40D2A" w:rsidRDefault="00E46552" w:rsidP="00A04EB5">
      <w:pPr>
        <w:spacing w:after="120" w:line="360" w:lineRule="auto"/>
        <w:jc w:val="both"/>
        <w:rPr>
          <w:rFonts w:ascii="Arial" w:hAnsi="Arial" w:cs="Arial"/>
          <w:b/>
          <w:bCs/>
          <w:lang w:val="pt-BR"/>
        </w:rPr>
      </w:pPr>
      <w:r w:rsidRPr="00C40D2A">
        <w:rPr>
          <w:rFonts w:ascii="Arial" w:hAnsi="Arial" w:cs="Arial"/>
          <w:b/>
          <w:bCs/>
          <w:lang w:val="pt-BR"/>
        </w:rPr>
        <w:t>CONTRIBUTO DO RELATÓRIO</w:t>
      </w:r>
    </w:p>
    <w:p w14:paraId="7B285FD1" w14:textId="77777777" w:rsidR="00C40D2A" w:rsidRPr="00C40D2A" w:rsidRDefault="00C40D2A" w:rsidP="00A04EB5">
      <w:pPr>
        <w:spacing w:after="120" w:line="360" w:lineRule="auto"/>
        <w:jc w:val="both"/>
        <w:rPr>
          <w:rFonts w:ascii="Arial" w:hAnsi="Arial" w:cs="Arial"/>
          <w:lang w:val="pt-BR"/>
        </w:rPr>
      </w:pPr>
      <w:r w:rsidRPr="00C40D2A">
        <w:rPr>
          <w:rFonts w:ascii="Arial" w:hAnsi="Arial" w:cs="Arial"/>
          <w:lang w:val="pt-BR"/>
        </w:rPr>
        <w:t xml:space="preserve">O presente relatório contribui para o reforço das competências técnicas e científicas do estudante de enfermagem, permitindo a aplicação prática dos conhecimentos adquiridos em contexto real. Do ponto de vista social, destaca a importância da avaliação rigorosa dos sinais vitais na melhoria da qualidade da assistência prestada às gestantes com pneumonia, contribuindo para a redução de complicações maternas e </w:t>
      </w:r>
      <w:r w:rsidRPr="00C40D2A">
        <w:rPr>
          <w:rFonts w:ascii="Arial" w:hAnsi="Arial" w:cs="Arial"/>
          <w:lang w:val="pt-BR"/>
        </w:rPr>
        <w:lastRenderedPageBreak/>
        <w:t>fetais. Além disso, promove a valorização do papel do técnico de enfermagem na vigilância clínica e na tomada de decisão precoce em situações de risco.</w:t>
      </w:r>
    </w:p>
    <w:p w14:paraId="50B8D798" w14:textId="77777777" w:rsidR="00B424AB" w:rsidRDefault="00B424AB" w:rsidP="00A04EB5">
      <w:pPr>
        <w:spacing w:after="120"/>
        <w:rPr>
          <w:b/>
          <w:bCs/>
        </w:rPr>
      </w:pPr>
      <w:r w:rsidRPr="00946EE6">
        <w:rPr>
          <w:b/>
          <w:bCs/>
        </w:rPr>
        <w:t>O presente trabalho está dividido por dois Capítulos</w:t>
      </w:r>
      <w:r>
        <w:rPr>
          <w:b/>
          <w:bCs/>
        </w:rPr>
        <w:t>:</w:t>
      </w:r>
    </w:p>
    <w:p w14:paraId="5E33B96F"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CAPÍTULO I – FUNDAMENTAÇÃO TEÓRICA; </w:t>
      </w:r>
    </w:p>
    <w:p w14:paraId="015DC1A7"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CAPÍTULO II– FUNDAMENTAÇÃO METODOLÓGICA </w:t>
      </w:r>
    </w:p>
    <w:p w14:paraId="04DACD7B"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CONSTRANGIMENTOS REGISTADOS </w:t>
      </w:r>
    </w:p>
    <w:p w14:paraId="5909A8CC"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CONCLUSÕES </w:t>
      </w:r>
    </w:p>
    <w:p w14:paraId="629D7986"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SUGESTÕES </w:t>
      </w:r>
    </w:p>
    <w:p w14:paraId="4E4BFB58"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REFERENCIAS BIBLIOGRAFICAS </w:t>
      </w:r>
    </w:p>
    <w:p w14:paraId="53F64DDD" w14:textId="77777777" w:rsidR="00B424AB" w:rsidRPr="00411DDA" w:rsidRDefault="00B424AB" w:rsidP="00A04EB5">
      <w:pPr>
        <w:pStyle w:val="PargrafodaLista"/>
        <w:numPr>
          <w:ilvl w:val="0"/>
          <w:numId w:val="41"/>
        </w:numPr>
        <w:spacing w:after="120" w:line="360" w:lineRule="auto"/>
        <w:rPr>
          <w:b/>
          <w:bCs/>
        </w:rPr>
      </w:pPr>
      <w:r w:rsidRPr="00411DDA">
        <w:rPr>
          <w:b/>
          <w:bCs/>
        </w:rPr>
        <w:t xml:space="preserve">APÊNDICE </w:t>
      </w:r>
    </w:p>
    <w:p w14:paraId="2B15EA88" w14:textId="77777777" w:rsidR="00B424AB" w:rsidRPr="00411DDA" w:rsidRDefault="00B424AB" w:rsidP="00A04EB5">
      <w:pPr>
        <w:pStyle w:val="PargrafodaLista"/>
        <w:numPr>
          <w:ilvl w:val="0"/>
          <w:numId w:val="41"/>
        </w:numPr>
        <w:spacing w:after="120" w:line="360" w:lineRule="auto"/>
        <w:rPr>
          <w:b/>
          <w:bCs/>
        </w:rPr>
      </w:pPr>
      <w:r w:rsidRPr="00411DDA">
        <w:rPr>
          <w:b/>
          <w:bCs/>
        </w:rPr>
        <w:t>ANEXOS</w:t>
      </w:r>
    </w:p>
    <w:p w14:paraId="02D335AE" w14:textId="77777777" w:rsidR="00B424AB" w:rsidRDefault="00B424AB" w:rsidP="00B424AB">
      <w:pPr>
        <w:jc w:val="center"/>
        <w:rPr>
          <w:b/>
          <w:bCs/>
        </w:rPr>
      </w:pPr>
    </w:p>
    <w:p w14:paraId="7E21E0DB" w14:textId="77777777" w:rsidR="00E524E8" w:rsidRPr="00C40D2A" w:rsidRDefault="00E524E8" w:rsidP="00C40D2A">
      <w:pPr>
        <w:spacing w:after="139" w:line="360" w:lineRule="auto"/>
        <w:jc w:val="both"/>
        <w:rPr>
          <w:rFonts w:ascii="Arial" w:hAnsi="Arial" w:cs="Arial"/>
          <w:lang w:val="pt-BR"/>
        </w:rPr>
      </w:pPr>
    </w:p>
    <w:p w14:paraId="74BC2BC4" w14:textId="77777777" w:rsidR="00E524E8" w:rsidRPr="00C142AD" w:rsidRDefault="00E524E8" w:rsidP="00E524E8">
      <w:pPr>
        <w:spacing w:after="143" w:line="246" w:lineRule="auto"/>
        <w:rPr>
          <w:rFonts w:ascii="Arial" w:hAnsi="Arial" w:cs="Arial"/>
          <w:lang w:val="pt-BR"/>
        </w:rPr>
      </w:pPr>
    </w:p>
    <w:p w14:paraId="71E7E1EE" w14:textId="77777777" w:rsidR="00E524E8" w:rsidRPr="00C142AD" w:rsidRDefault="00E524E8" w:rsidP="00E524E8">
      <w:pPr>
        <w:rPr>
          <w:rFonts w:ascii="Arial" w:hAnsi="Arial" w:cs="Arial"/>
          <w:lang w:val="pt-BR"/>
        </w:rPr>
      </w:pPr>
    </w:p>
    <w:p w14:paraId="14C8B26A" w14:textId="4622012C" w:rsidR="00E524E8" w:rsidRPr="00C142AD" w:rsidRDefault="00E524E8" w:rsidP="00E46552">
      <w:pPr>
        <w:rPr>
          <w:rFonts w:ascii="Arial" w:eastAsia="Arial" w:hAnsi="Arial" w:cs="Arial"/>
          <w:b/>
          <w:sz w:val="24"/>
        </w:rPr>
      </w:pPr>
      <w:r w:rsidRPr="00C142AD">
        <w:rPr>
          <w:rFonts w:ascii="Arial" w:hAnsi="Arial" w:cs="Arial"/>
          <w:lang w:val="pt-BR"/>
        </w:rPr>
        <w:br w:type="page"/>
      </w:r>
    </w:p>
    <w:p w14:paraId="72713FFB" w14:textId="77777777" w:rsidR="00E524E8" w:rsidRPr="00C142AD" w:rsidRDefault="00E524E8" w:rsidP="00E524E8">
      <w:pPr>
        <w:spacing w:after="133" w:line="246" w:lineRule="auto"/>
        <w:ind w:left="14" w:hanging="10"/>
        <w:jc w:val="center"/>
        <w:rPr>
          <w:rFonts w:ascii="Arial" w:eastAsia="Arial" w:hAnsi="Arial" w:cs="Arial"/>
          <w:b/>
          <w:sz w:val="24"/>
        </w:rPr>
      </w:pPr>
    </w:p>
    <w:p w14:paraId="7DB07837" w14:textId="77777777" w:rsidR="00E524E8" w:rsidRPr="00C142AD" w:rsidRDefault="00E524E8" w:rsidP="00E524E8">
      <w:pPr>
        <w:spacing w:after="133" w:line="246" w:lineRule="auto"/>
        <w:ind w:left="14" w:hanging="10"/>
        <w:jc w:val="center"/>
        <w:rPr>
          <w:rFonts w:ascii="Arial" w:eastAsia="Arial" w:hAnsi="Arial" w:cs="Arial"/>
          <w:b/>
          <w:sz w:val="24"/>
        </w:rPr>
      </w:pPr>
    </w:p>
    <w:p w14:paraId="7600D5E1" w14:textId="77777777" w:rsidR="00E524E8" w:rsidRPr="00C142AD" w:rsidRDefault="00E524E8" w:rsidP="00E524E8">
      <w:pPr>
        <w:spacing w:after="133" w:line="246" w:lineRule="auto"/>
        <w:ind w:left="14" w:hanging="10"/>
        <w:jc w:val="center"/>
        <w:rPr>
          <w:rFonts w:ascii="Arial" w:eastAsia="Arial" w:hAnsi="Arial" w:cs="Arial"/>
          <w:b/>
          <w:sz w:val="24"/>
        </w:rPr>
      </w:pPr>
    </w:p>
    <w:p w14:paraId="191A1B57" w14:textId="77777777" w:rsidR="00E524E8" w:rsidRPr="00C142AD" w:rsidRDefault="00E524E8" w:rsidP="00E524E8">
      <w:pPr>
        <w:spacing w:after="133" w:line="246" w:lineRule="auto"/>
        <w:ind w:left="14" w:hanging="10"/>
        <w:jc w:val="center"/>
        <w:rPr>
          <w:rFonts w:ascii="Arial" w:eastAsia="Arial" w:hAnsi="Arial" w:cs="Arial"/>
          <w:b/>
          <w:sz w:val="24"/>
        </w:rPr>
      </w:pPr>
    </w:p>
    <w:p w14:paraId="1997A329" w14:textId="77777777" w:rsidR="00E524E8" w:rsidRPr="00C142AD" w:rsidRDefault="00E524E8" w:rsidP="00E524E8">
      <w:pPr>
        <w:spacing w:after="133" w:line="246" w:lineRule="auto"/>
        <w:ind w:left="14" w:hanging="10"/>
        <w:jc w:val="center"/>
        <w:rPr>
          <w:rFonts w:ascii="Arial" w:eastAsia="Arial" w:hAnsi="Arial" w:cs="Arial"/>
          <w:b/>
          <w:sz w:val="24"/>
        </w:rPr>
      </w:pPr>
    </w:p>
    <w:p w14:paraId="695B2B77" w14:textId="77777777" w:rsidR="00E524E8" w:rsidRPr="00C142AD" w:rsidRDefault="00E524E8" w:rsidP="00E524E8">
      <w:pPr>
        <w:spacing w:after="133" w:line="246" w:lineRule="auto"/>
        <w:ind w:left="14" w:hanging="10"/>
        <w:jc w:val="center"/>
        <w:rPr>
          <w:rFonts w:ascii="Arial" w:eastAsia="Arial" w:hAnsi="Arial" w:cs="Arial"/>
          <w:b/>
          <w:sz w:val="24"/>
        </w:rPr>
      </w:pPr>
    </w:p>
    <w:p w14:paraId="699F70AF" w14:textId="77777777" w:rsidR="00E524E8" w:rsidRPr="00C142AD" w:rsidRDefault="00E524E8" w:rsidP="00E524E8">
      <w:pPr>
        <w:spacing w:after="133" w:line="246" w:lineRule="auto"/>
        <w:ind w:left="14" w:hanging="10"/>
        <w:jc w:val="center"/>
        <w:rPr>
          <w:rFonts w:ascii="Arial" w:eastAsia="Arial" w:hAnsi="Arial" w:cs="Arial"/>
          <w:b/>
          <w:sz w:val="24"/>
        </w:rPr>
      </w:pPr>
    </w:p>
    <w:p w14:paraId="24B2DE77" w14:textId="77777777" w:rsidR="00E524E8" w:rsidRPr="00C142AD" w:rsidRDefault="00E524E8" w:rsidP="00E524E8">
      <w:pPr>
        <w:spacing w:after="133" w:line="246" w:lineRule="auto"/>
        <w:ind w:left="14" w:hanging="10"/>
        <w:jc w:val="center"/>
        <w:rPr>
          <w:rFonts w:ascii="Arial" w:eastAsia="Arial" w:hAnsi="Arial" w:cs="Arial"/>
          <w:b/>
          <w:sz w:val="24"/>
        </w:rPr>
      </w:pPr>
    </w:p>
    <w:p w14:paraId="7D0D3C7D" w14:textId="77777777" w:rsidR="00E524E8" w:rsidRDefault="00E524E8" w:rsidP="00E524E8">
      <w:pPr>
        <w:spacing w:after="133" w:line="246" w:lineRule="auto"/>
        <w:ind w:left="14" w:hanging="10"/>
        <w:jc w:val="center"/>
        <w:rPr>
          <w:rFonts w:ascii="Arial" w:eastAsia="Arial" w:hAnsi="Arial" w:cs="Arial"/>
          <w:b/>
          <w:sz w:val="24"/>
        </w:rPr>
      </w:pPr>
    </w:p>
    <w:p w14:paraId="403E31A2" w14:textId="77777777" w:rsidR="00E46552" w:rsidRDefault="00E46552" w:rsidP="00E524E8">
      <w:pPr>
        <w:spacing w:after="133" w:line="246" w:lineRule="auto"/>
        <w:ind w:left="14" w:hanging="10"/>
        <w:jc w:val="center"/>
        <w:rPr>
          <w:rFonts w:ascii="Arial" w:eastAsia="Arial" w:hAnsi="Arial" w:cs="Arial"/>
          <w:b/>
          <w:sz w:val="24"/>
        </w:rPr>
      </w:pPr>
    </w:p>
    <w:p w14:paraId="63403E29" w14:textId="77777777" w:rsidR="00E46552" w:rsidRPr="00C142AD" w:rsidRDefault="00E46552" w:rsidP="00E524E8">
      <w:pPr>
        <w:spacing w:after="133" w:line="246" w:lineRule="auto"/>
        <w:ind w:left="14" w:hanging="10"/>
        <w:jc w:val="center"/>
        <w:rPr>
          <w:rFonts w:ascii="Arial" w:eastAsia="Arial" w:hAnsi="Arial" w:cs="Arial"/>
          <w:b/>
          <w:sz w:val="24"/>
        </w:rPr>
      </w:pPr>
    </w:p>
    <w:p w14:paraId="7FD68FA0" w14:textId="77777777" w:rsidR="00E524E8" w:rsidRPr="00C142AD" w:rsidRDefault="00E524E8" w:rsidP="00E524E8">
      <w:pPr>
        <w:spacing w:after="133" w:line="246" w:lineRule="auto"/>
        <w:ind w:left="14" w:hanging="10"/>
        <w:jc w:val="center"/>
        <w:rPr>
          <w:rFonts w:ascii="Arial" w:eastAsia="Arial" w:hAnsi="Arial" w:cs="Arial"/>
          <w:b/>
          <w:sz w:val="24"/>
        </w:rPr>
      </w:pPr>
    </w:p>
    <w:p w14:paraId="6550F604" w14:textId="77777777" w:rsidR="00E524E8" w:rsidRPr="00C142AD" w:rsidRDefault="00E524E8" w:rsidP="00E524E8">
      <w:pPr>
        <w:spacing w:after="133" w:line="246" w:lineRule="auto"/>
        <w:ind w:left="14" w:hanging="10"/>
        <w:jc w:val="center"/>
        <w:rPr>
          <w:rFonts w:ascii="Arial" w:eastAsia="Arial" w:hAnsi="Arial" w:cs="Arial"/>
          <w:b/>
          <w:sz w:val="24"/>
        </w:rPr>
      </w:pPr>
    </w:p>
    <w:p w14:paraId="6DFAF242" w14:textId="77777777" w:rsidR="00E524E8" w:rsidRPr="00C142AD" w:rsidRDefault="00E524E8" w:rsidP="00E524E8">
      <w:pPr>
        <w:spacing w:after="133" w:line="246" w:lineRule="auto"/>
        <w:ind w:left="14" w:hanging="10"/>
        <w:jc w:val="center"/>
        <w:rPr>
          <w:rFonts w:ascii="Arial" w:eastAsia="Arial" w:hAnsi="Arial" w:cs="Arial"/>
          <w:b/>
          <w:sz w:val="24"/>
        </w:rPr>
      </w:pPr>
    </w:p>
    <w:p w14:paraId="4F2CC304" w14:textId="77777777" w:rsidR="00E524E8" w:rsidRPr="00C142AD" w:rsidRDefault="00E524E8" w:rsidP="00E524E8">
      <w:pPr>
        <w:spacing w:after="133" w:line="246" w:lineRule="auto"/>
        <w:ind w:left="14" w:hanging="10"/>
        <w:jc w:val="center"/>
        <w:rPr>
          <w:rFonts w:ascii="Arial" w:eastAsia="Arial" w:hAnsi="Arial" w:cs="Arial"/>
          <w:b/>
          <w:sz w:val="24"/>
        </w:rPr>
      </w:pPr>
    </w:p>
    <w:p w14:paraId="03423FCE" w14:textId="77777777" w:rsidR="00E524E8" w:rsidRPr="00C142AD" w:rsidRDefault="00E524E8" w:rsidP="00E524E8">
      <w:pPr>
        <w:spacing w:after="133" w:line="246" w:lineRule="auto"/>
        <w:ind w:left="14" w:hanging="10"/>
        <w:jc w:val="center"/>
        <w:rPr>
          <w:rFonts w:ascii="Arial" w:hAnsi="Arial" w:cs="Arial"/>
        </w:rPr>
      </w:pPr>
      <w:r w:rsidRPr="00C142AD">
        <w:rPr>
          <w:rFonts w:ascii="Arial" w:eastAsia="Arial" w:hAnsi="Arial" w:cs="Arial"/>
          <w:b/>
          <w:sz w:val="40"/>
          <w:szCs w:val="36"/>
        </w:rPr>
        <w:t>CAPÍTULO I. FUNDAMENTAÇÃO TEÓRICA.</w:t>
      </w:r>
    </w:p>
    <w:p w14:paraId="1F968307" w14:textId="77777777" w:rsidR="00E75805" w:rsidRPr="00C142AD" w:rsidRDefault="00E524E8" w:rsidP="00E524E8">
      <w:pPr>
        <w:rPr>
          <w:rFonts w:ascii="Arial" w:hAnsi="Arial" w:cs="Arial"/>
          <w:lang w:val="pt-BR"/>
        </w:rPr>
      </w:pPr>
      <w:r w:rsidRPr="00C142AD">
        <w:rPr>
          <w:rFonts w:ascii="Arial" w:hAnsi="Arial" w:cs="Arial"/>
          <w:lang w:val="pt-BR"/>
        </w:rPr>
        <w:br w:type="page"/>
      </w:r>
    </w:p>
    <w:p w14:paraId="6C2D5811" w14:textId="77777777" w:rsidR="00E524E8" w:rsidRPr="00C142AD" w:rsidRDefault="00E524E8" w:rsidP="00E524E8">
      <w:pPr>
        <w:spacing w:after="133" w:line="246" w:lineRule="auto"/>
        <w:ind w:left="14" w:hanging="10"/>
        <w:rPr>
          <w:rFonts w:ascii="Arial" w:hAnsi="Arial" w:cs="Arial"/>
        </w:rPr>
      </w:pPr>
      <w:r w:rsidRPr="00C142AD">
        <w:rPr>
          <w:rFonts w:ascii="Arial" w:eastAsia="Arial" w:hAnsi="Arial" w:cs="Arial"/>
          <w:b/>
          <w:sz w:val="24"/>
        </w:rPr>
        <w:lastRenderedPageBreak/>
        <w:t xml:space="preserve">CAPÍTULO I. FUNDAMENTAÇÃO TEÓRICA. </w:t>
      </w:r>
    </w:p>
    <w:p w14:paraId="229881AF" w14:textId="77777777" w:rsidR="00E524E8" w:rsidRPr="00C142AD" w:rsidRDefault="00E524E8" w:rsidP="00E524E8">
      <w:pPr>
        <w:spacing w:after="139" w:line="353" w:lineRule="auto"/>
        <w:rPr>
          <w:rFonts w:ascii="Arial" w:eastAsia="Times New Roman" w:hAnsi="Arial" w:cs="Arial"/>
          <w:b/>
          <w:sz w:val="24"/>
        </w:rPr>
      </w:pPr>
      <w:r w:rsidRPr="00C142AD">
        <w:rPr>
          <w:rFonts w:ascii="Arial" w:eastAsia="Times New Roman" w:hAnsi="Arial" w:cs="Arial"/>
          <w:b/>
          <w:sz w:val="24"/>
        </w:rPr>
        <w:t xml:space="preserve">1.CARACTERÍZAÇÃO GERAL DOS HOSPITAIS ONDE </w:t>
      </w:r>
      <w:r w:rsidR="00813477" w:rsidRPr="00C142AD">
        <w:rPr>
          <w:rFonts w:ascii="Arial" w:eastAsia="Times New Roman" w:hAnsi="Arial" w:cs="Arial"/>
          <w:b/>
          <w:sz w:val="24"/>
        </w:rPr>
        <w:t>REA</w:t>
      </w:r>
      <w:r w:rsidR="00813477" w:rsidRPr="00C142AD">
        <w:rPr>
          <w:rFonts w:ascii="Arial" w:eastAsia="Times New Roman" w:hAnsi="Arial" w:cs="Arial"/>
          <w:b/>
          <w:sz w:val="24"/>
          <w:lang w:val="pt-BR"/>
        </w:rPr>
        <w:t>LIZA</w:t>
      </w:r>
      <w:r w:rsidR="00813477" w:rsidRPr="00C142AD">
        <w:rPr>
          <w:rFonts w:ascii="Arial" w:eastAsia="Times New Roman" w:hAnsi="Arial" w:cs="Arial"/>
          <w:b/>
          <w:sz w:val="24"/>
        </w:rPr>
        <w:t>RAM</w:t>
      </w:r>
      <w:r w:rsidRPr="00C142AD">
        <w:rPr>
          <w:rFonts w:ascii="Arial" w:eastAsia="Times New Roman" w:hAnsi="Arial" w:cs="Arial"/>
          <w:b/>
          <w:sz w:val="24"/>
        </w:rPr>
        <w:t xml:space="preserve">-SE O ESTÁGIO: </w:t>
      </w:r>
    </w:p>
    <w:p w14:paraId="4FB3D3A4" w14:textId="77777777" w:rsidR="00E524E8" w:rsidRPr="00C142AD" w:rsidRDefault="00E524E8" w:rsidP="00E524E8">
      <w:pPr>
        <w:spacing w:after="139" w:line="353" w:lineRule="auto"/>
        <w:rPr>
          <w:rFonts w:ascii="Arial" w:hAnsi="Arial" w:cs="Arial"/>
          <w:b/>
          <w:bCs/>
          <w:sz w:val="24"/>
          <w:szCs w:val="24"/>
        </w:rPr>
      </w:pPr>
      <w:r w:rsidRPr="00C142AD">
        <w:rPr>
          <w:rFonts w:ascii="Arial" w:hAnsi="Arial" w:cs="Arial"/>
          <w:b/>
          <w:bCs/>
          <w:noProof/>
          <w:sz w:val="24"/>
          <w:szCs w:val="24"/>
          <w:lang w:eastAsia="pt-PT"/>
        </w:rPr>
        <mc:AlternateContent>
          <mc:Choice Requires="wpg">
            <w:drawing>
              <wp:anchor distT="0" distB="0" distL="114300" distR="114300" simplePos="0" relativeHeight="251667456" behindDoc="0" locked="0" layoutInCell="1" allowOverlap="1" wp14:anchorId="69E44D52" wp14:editId="76772279">
                <wp:simplePos x="0" y="0"/>
                <wp:positionH relativeFrom="page">
                  <wp:posOffset>895350</wp:posOffset>
                </wp:positionH>
                <wp:positionV relativeFrom="page">
                  <wp:posOffset>-132016500</wp:posOffset>
                </wp:positionV>
                <wp:extent cx="7419975" cy="8767445"/>
                <wp:effectExtent l="0" t="0" r="0" b="0"/>
                <wp:wrapTopAndBottom/>
                <wp:docPr id="3" name="Group 12921"/>
                <wp:cNvGraphicFramePr/>
                <a:graphic xmlns:a="http://schemas.openxmlformats.org/drawingml/2006/main">
                  <a:graphicData uri="http://schemas.microsoft.com/office/word/2010/wordprocessingGroup">
                    <wpg:wgp>
                      <wpg:cNvGrpSpPr/>
                      <wpg:grpSpPr>
                        <a:xfrm>
                          <a:off x="0" y="0"/>
                          <a:ext cx="7419975" cy="8767445"/>
                          <a:chOff x="0" y="-1905"/>
                          <a:chExt cx="7420133" cy="8767698"/>
                        </a:xfrm>
                      </wpg:grpSpPr>
                      <wps:wsp>
                        <wps:cNvPr id="8" name="Shape 606"/>
                        <wps:cNvSpPr/>
                        <wps:spPr>
                          <a:xfrm>
                            <a:off x="677355" y="6730618"/>
                            <a:ext cx="297371" cy="300196"/>
                          </a:xfrm>
                          <a:custGeom>
                            <a:avLst/>
                            <a:gdLst/>
                            <a:ahLst/>
                            <a:cxnLst/>
                            <a:rect l="0" t="0" r="0" b="0"/>
                            <a:pathLst>
                              <a:path w="297371" h="300196">
                                <a:moveTo>
                                  <a:pt x="71565" y="127"/>
                                </a:moveTo>
                                <a:cubicBezTo>
                                  <a:pt x="77064" y="127"/>
                                  <a:pt x="81255" y="0"/>
                                  <a:pt x="84049" y="635"/>
                                </a:cubicBezTo>
                                <a:cubicBezTo>
                                  <a:pt x="86804" y="1270"/>
                                  <a:pt x="88837" y="2032"/>
                                  <a:pt x="90107" y="2667"/>
                                </a:cubicBezTo>
                                <a:cubicBezTo>
                                  <a:pt x="91504" y="3175"/>
                                  <a:pt x="92774" y="3937"/>
                                  <a:pt x="94171" y="4826"/>
                                </a:cubicBezTo>
                                <a:cubicBezTo>
                                  <a:pt x="95568" y="6096"/>
                                  <a:pt x="97092" y="7112"/>
                                  <a:pt x="99124" y="8763"/>
                                </a:cubicBezTo>
                                <a:cubicBezTo>
                                  <a:pt x="100902" y="10414"/>
                                  <a:pt x="102807" y="12319"/>
                                  <a:pt x="105093" y="14605"/>
                                </a:cubicBezTo>
                                <a:cubicBezTo>
                                  <a:pt x="107506" y="17018"/>
                                  <a:pt x="109792" y="19558"/>
                                  <a:pt x="111443" y="21463"/>
                                </a:cubicBezTo>
                                <a:cubicBezTo>
                                  <a:pt x="112840" y="23368"/>
                                  <a:pt x="114110" y="25146"/>
                                  <a:pt x="114871" y="26543"/>
                                </a:cubicBezTo>
                                <a:cubicBezTo>
                                  <a:pt x="115888" y="28448"/>
                                  <a:pt x="116268" y="29464"/>
                                  <a:pt x="116523" y="30480"/>
                                </a:cubicBezTo>
                                <a:cubicBezTo>
                                  <a:pt x="116523" y="31496"/>
                                  <a:pt x="116396" y="32512"/>
                                  <a:pt x="115760" y="33147"/>
                                </a:cubicBezTo>
                                <a:cubicBezTo>
                                  <a:pt x="114618" y="34163"/>
                                  <a:pt x="111696" y="34544"/>
                                  <a:pt x="107124" y="34036"/>
                                </a:cubicBezTo>
                                <a:cubicBezTo>
                                  <a:pt x="102553" y="33528"/>
                                  <a:pt x="97218" y="33528"/>
                                  <a:pt x="90996" y="33655"/>
                                </a:cubicBezTo>
                                <a:cubicBezTo>
                                  <a:pt x="84773" y="34036"/>
                                  <a:pt x="78054" y="35179"/>
                                  <a:pt x="70828" y="37338"/>
                                </a:cubicBezTo>
                                <a:cubicBezTo>
                                  <a:pt x="63614" y="39497"/>
                                  <a:pt x="56960" y="43815"/>
                                  <a:pt x="50394" y="50419"/>
                                </a:cubicBezTo>
                                <a:cubicBezTo>
                                  <a:pt x="43256" y="57531"/>
                                  <a:pt x="38824" y="66040"/>
                                  <a:pt x="37592" y="76327"/>
                                </a:cubicBezTo>
                                <a:cubicBezTo>
                                  <a:pt x="36271" y="86487"/>
                                  <a:pt x="37592" y="98171"/>
                                  <a:pt x="42266" y="110871"/>
                                </a:cubicBezTo>
                                <a:cubicBezTo>
                                  <a:pt x="46952" y="123444"/>
                                  <a:pt x="54000" y="137034"/>
                                  <a:pt x="64097" y="151638"/>
                                </a:cubicBezTo>
                                <a:cubicBezTo>
                                  <a:pt x="74282" y="166370"/>
                                  <a:pt x="87185" y="181610"/>
                                  <a:pt x="103060" y="197485"/>
                                </a:cubicBezTo>
                                <a:cubicBezTo>
                                  <a:pt x="118809" y="213234"/>
                                  <a:pt x="133795" y="225934"/>
                                  <a:pt x="148146" y="235839"/>
                                </a:cubicBezTo>
                                <a:cubicBezTo>
                                  <a:pt x="162243" y="245872"/>
                                  <a:pt x="175704" y="252730"/>
                                  <a:pt x="187896" y="256794"/>
                                </a:cubicBezTo>
                                <a:cubicBezTo>
                                  <a:pt x="200088" y="261112"/>
                                  <a:pt x="211138" y="262128"/>
                                  <a:pt x="221171" y="260223"/>
                                </a:cubicBezTo>
                                <a:cubicBezTo>
                                  <a:pt x="231331" y="258572"/>
                                  <a:pt x="240221" y="254000"/>
                                  <a:pt x="247713" y="246380"/>
                                </a:cubicBezTo>
                                <a:cubicBezTo>
                                  <a:pt x="253937" y="240157"/>
                                  <a:pt x="258509" y="233553"/>
                                  <a:pt x="260668" y="226187"/>
                                </a:cubicBezTo>
                                <a:cubicBezTo>
                                  <a:pt x="262954" y="218948"/>
                                  <a:pt x="264351" y="212217"/>
                                  <a:pt x="264605" y="205740"/>
                                </a:cubicBezTo>
                                <a:cubicBezTo>
                                  <a:pt x="264985" y="199644"/>
                                  <a:pt x="265113" y="194184"/>
                                  <a:pt x="264605" y="189611"/>
                                </a:cubicBezTo>
                                <a:cubicBezTo>
                                  <a:pt x="264096" y="185039"/>
                                  <a:pt x="264732" y="182245"/>
                                  <a:pt x="266002" y="180975"/>
                                </a:cubicBezTo>
                                <a:cubicBezTo>
                                  <a:pt x="266637" y="180340"/>
                                  <a:pt x="267271" y="179959"/>
                                  <a:pt x="268034" y="180086"/>
                                </a:cubicBezTo>
                                <a:cubicBezTo>
                                  <a:pt x="268796" y="179959"/>
                                  <a:pt x="269938" y="180467"/>
                                  <a:pt x="271082" y="181102"/>
                                </a:cubicBezTo>
                                <a:cubicBezTo>
                                  <a:pt x="272479" y="181991"/>
                                  <a:pt x="274257" y="183388"/>
                                  <a:pt x="276416" y="185166"/>
                                </a:cubicBezTo>
                                <a:cubicBezTo>
                                  <a:pt x="278448" y="186944"/>
                                  <a:pt x="280988" y="189230"/>
                                  <a:pt x="283909" y="192151"/>
                                </a:cubicBezTo>
                                <a:cubicBezTo>
                                  <a:pt x="286068" y="194310"/>
                                  <a:pt x="287719" y="195961"/>
                                  <a:pt x="289116" y="197739"/>
                                </a:cubicBezTo>
                                <a:cubicBezTo>
                                  <a:pt x="290640" y="199390"/>
                                  <a:pt x="291782" y="200787"/>
                                  <a:pt x="292799" y="202057"/>
                                </a:cubicBezTo>
                                <a:cubicBezTo>
                                  <a:pt x="293815" y="203454"/>
                                  <a:pt x="294449" y="204724"/>
                                  <a:pt x="295085" y="206121"/>
                                </a:cubicBezTo>
                                <a:cubicBezTo>
                                  <a:pt x="295593" y="207391"/>
                                  <a:pt x="296101" y="208788"/>
                                  <a:pt x="296609" y="211074"/>
                                </a:cubicBezTo>
                                <a:cubicBezTo>
                                  <a:pt x="297117" y="213234"/>
                                  <a:pt x="297244" y="216789"/>
                                  <a:pt x="297244" y="221996"/>
                                </a:cubicBezTo>
                                <a:cubicBezTo>
                                  <a:pt x="297371" y="227330"/>
                                  <a:pt x="296355" y="233045"/>
                                  <a:pt x="295212" y="239395"/>
                                </a:cubicBezTo>
                                <a:cubicBezTo>
                                  <a:pt x="293815" y="245745"/>
                                  <a:pt x="291402" y="252349"/>
                                  <a:pt x="288354" y="259334"/>
                                </a:cubicBezTo>
                                <a:cubicBezTo>
                                  <a:pt x="285052" y="266065"/>
                                  <a:pt x="280226" y="272288"/>
                                  <a:pt x="274257" y="278384"/>
                                </a:cubicBezTo>
                                <a:cubicBezTo>
                                  <a:pt x="263843" y="288671"/>
                                  <a:pt x="251904" y="295402"/>
                                  <a:pt x="238316" y="298196"/>
                                </a:cubicBezTo>
                                <a:cubicBezTo>
                                  <a:pt x="231394" y="299593"/>
                                  <a:pt x="224187" y="300196"/>
                                  <a:pt x="216678" y="299831"/>
                                </a:cubicBezTo>
                                <a:cubicBezTo>
                                  <a:pt x="209169" y="299466"/>
                                  <a:pt x="201359" y="298132"/>
                                  <a:pt x="193231" y="295656"/>
                                </a:cubicBezTo>
                                <a:cubicBezTo>
                                  <a:pt x="176721" y="290830"/>
                                  <a:pt x="159195" y="282702"/>
                                  <a:pt x="140653" y="270256"/>
                                </a:cubicBezTo>
                                <a:cubicBezTo>
                                  <a:pt x="122110" y="257937"/>
                                  <a:pt x="102807" y="241935"/>
                                  <a:pt x="82740" y="221742"/>
                                </a:cubicBezTo>
                                <a:cubicBezTo>
                                  <a:pt x="62128" y="201168"/>
                                  <a:pt x="45555" y="180975"/>
                                  <a:pt x="32753" y="161417"/>
                                </a:cubicBezTo>
                                <a:cubicBezTo>
                                  <a:pt x="19774" y="142113"/>
                                  <a:pt x="11240" y="123571"/>
                                  <a:pt x="5829" y="106172"/>
                                </a:cubicBezTo>
                                <a:cubicBezTo>
                                  <a:pt x="737" y="88900"/>
                                  <a:pt x="0" y="73025"/>
                                  <a:pt x="2464" y="58420"/>
                                </a:cubicBezTo>
                                <a:cubicBezTo>
                                  <a:pt x="4839" y="44069"/>
                                  <a:pt x="11493" y="31623"/>
                                  <a:pt x="21996" y="21209"/>
                                </a:cubicBezTo>
                                <a:cubicBezTo>
                                  <a:pt x="26505" y="16637"/>
                                  <a:pt x="31674" y="12573"/>
                                  <a:pt x="37338" y="9779"/>
                                </a:cubicBezTo>
                                <a:cubicBezTo>
                                  <a:pt x="42926" y="6858"/>
                                  <a:pt x="48755" y="4445"/>
                                  <a:pt x="54585" y="2921"/>
                                </a:cubicBezTo>
                                <a:cubicBezTo>
                                  <a:pt x="60325" y="1397"/>
                                  <a:pt x="65900" y="254"/>
                                  <a:pt x="71565" y="127"/>
                                </a:cubicBezTo>
                                <a:close/>
                              </a:path>
                            </a:pathLst>
                          </a:custGeom>
                          <a:solidFill>
                            <a:srgbClr val="FF0000">
                              <a:alpha val="50196"/>
                            </a:srgbClr>
                          </a:solidFill>
                          <a:ln w="0" cap="flat">
                            <a:noFill/>
                            <a:miter lim="127000"/>
                          </a:ln>
                          <a:effectLst/>
                        </wps:spPr>
                        <wps:bodyPr/>
                      </wps:wsp>
                      <wps:wsp>
                        <wps:cNvPr id="9" name="Shape 607"/>
                        <wps:cNvSpPr/>
                        <wps:spPr>
                          <a:xfrm>
                            <a:off x="810387" y="6589458"/>
                            <a:ext cx="151741" cy="283380"/>
                          </a:xfrm>
                          <a:custGeom>
                            <a:avLst/>
                            <a:gdLst/>
                            <a:ahLst/>
                            <a:cxnLst/>
                            <a:rect l="0" t="0" r="0" b="0"/>
                            <a:pathLst>
                              <a:path w="151741" h="283380">
                                <a:moveTo>
                                  <a:pt x="86662" y="302"/>
                                </a:moveTo>
                                <a:cubicBezTo>
                                  <a:pt x="94266" y="603"/>
                                  <a:pt x="102108" y="1905"/>
                                  <a:pt x="110236" y="4381"/>
                                </a:cubicBezTo>
                                <a:cubicBezTo>
                                  <a:pt x="118427" y="6858"/>
                                  <a:pt x="126873" y="10223"/>
                                  <a:pt x="135573" y="14589"/>
                                </a:cubicBezTo>
                                <a:lnTo>
                                  <a:pt x="151741" y="24345"/>
                                </a:lnTo>
                                <a:lnTo>
                                  <a:pt x="151741" y="63811"/>
                                </a:lnTo>
                                <a:lnTo>
                                  <a:pt x="118872" y="44259"/>
                                </a:lnTo>
                                <a:cubicBezTo>
                                  <a:pt x="106172" y="39179"/>
                                  <a:pt x="94361" y="37274"/>
                                  <a:pt x="83185" y="38544"/>
                                </a:cubicBezTo>
                                <a:cubicBezTo>
                                  <a:pt x="71882" y="39560"/>
                                  <a:pt x="61722" y="44894"/>
                                  <a:pt x="52578" y="54039"/>
                                </a:cubicBezTo>
                                <a:cubicBezTo>
                                  <a:pt x="43307" y="63309"/>
                                  <a:pt x="38227" y="73596"/>
                                  <a:pt x="37465" y="85280"/>
                                </a:cubicBezTo>
                                <a:cubicBezTo>
                                  <a:pt x="36830" y="96965"/>
                                  <a:pt x="38608" y="109029"/>
                                  <a:pt x="43942" y="121983"/>
                                </a:cubicBezTo>
                                <a:cubicBezTo>
                                  <a:pt x="49149" y="134810"/>
                                  <a:pt x="56515" y="148145"/>
                                  <a:pt x="66802" y="161607"/>
                                </a:cubicBezTo>
                                <a:cubicBezTo>
                                  <a:pt x="77470" y="175323"/>
                                  <a:pt x="89027" y="188658"/>
                                  <a:pt x="102235" y="201867"/>
                                </a:cubicBezTo>
                                <a:cubicBezTo>
                                  <a:pt x="116840" y="216471"/>
                                  <a:pt x="131064" y="229171"/>
                                  <a:pt x="144907" y="239840"/>
                                </a:cubicBezTo>
                                <a:lnTo>
                                  <a:pt x="151741" y="243993"/>
                                </a:lnTo>
                                <a:lnTo>
                                  <a:pt x="151741" y="283380"/>
                                </a:lnTo>
                                <a:lnTo>
                                  <a:pt x="140716" y="276669"/>
                                </a:lnTo>
                                <a:cubicBezTo>
                                  <a:pt x="122174" y="263716"/>
                                  <a:pt x="102743" y="247079"/>
                                  <a:pt x="82169" y="226504"/>
                                </a:cubicBezTo>
                                <a:cubicBezTo>
                                  <a:pt x="62611" y="206946"/>
                                  <a:pt x="46355" y="187516"/>
                                  <a:pt x="33401" y="168593"/>
                                </a:cubicBezTo>
                                <a:cubicBezTo>
                                  <a:pt x="20320" y="149543"/>
                                  <a:pt x="11557" y="131381"/>
                                  <a:pt x="5969" y="114109"/>
                                </a:cubicBezTo>
                                <a:cubicBezTo>
                                  <a:pt x="889" y="96965"/>
                                  <a:pt x="0" y="80708"/>
                                  <a:pt x="2921" y="65342"/>
                                </a:cubicBezTo>
                                <a:cubicBezTo>
                                  <a:pt x="5969" y="50229"/>
                                  <a:pt x="13462" y="36640"/>
                                  <a:pt x="25654" y="24574"/>
                                </a:cubicBezTo>
                                <a:cubicBezTo>
                                  <a:pt x="37338" y="12764"/>
                                  <a:pt x="50165" y="5270"/>
                                  <a:pt x="64516" y="2222"/>
                                </a:cubicBezTo>
                                <a:cubicBezTo>
                                  <a:pt x="71692" y="698"/>
                                  <a:pt x="79057" y="0"/>
                                  <a:pt x="86662" y="302"/>
                                </a:cubicBezTo>
                                <a:close/>
                              </a:path>
                            </a:pathLst>
                          </a:custGeom>
                          <a:solidFill>
                            <a:srgbClr val="FF0000">
                              <a:alpha val="50196"/>
                            </a:srgbClr>
                          </a:solidFill>
                          <a:ln w="0" cap="flat">
                            <a:noFill/>
                            <a:miter lim="127000"/>
                          </a:ln>
                          <a:effectLst/>
                        </wps:spPr>
                        <wps:bodyPr/>
                      </wps:wsp>
                      <wps:wsp>
                        <wps:cNvPr id="10" name="Shape 608"/>
                        <wps:cNvSpPr/>
                        <wps:spPr>
                          <a:xfrm>
                            <a:off x="962128" y="6613803"/>
                            <a:ext cx="152170" cy="283821"/>
                          </a:xfrm>
                          <a:custGeom>
                            <a:avLst/>
                            <a:gdLst/>
                            <a:ahLst/>
                            <a:cxnLst/>
                            <a:rect l="0" t="0" r="0" b="0"/>
                            <a:pathLst>
                              <a:path w="152170" h="283821">
                                <a:moveTo>
                                  <a:pt x="0" y="0"/>
                                </a:moveTo>
                                <a:lnTo>
                                  <a:pt x="10692" y="6452"/>
                                </a:lnTo>
                                <a:cubicBezTo>
                                  <a:pt x="28980" y="19152"/>
                                  <a:pt x="48284" y="35662"/>
                                  <a:pt x="68477" y="55856"/>
                                </a:cubicBezTo>
                                <a:cubicBezTo>
                                  <a:pt x="88543" y="75922"/>
                                  <a:pt x="105053" y="95479"/>
                                  <a:pt x="118261" y="114657"/>
                                </a:cubicBezTo>
                                <a:cubicBezTo>
                                  <a:pt x="131342" y="133834"/>
                                  <a:pt x="140359" y="151995"/>
                                  <a:pt x="145820" y="169394"/>
                                </a:cubicBezTo>
                                <a:cubicBezTo>
                                  <a:pt x="151281" y="186538"/>
                                  <a:pt x="152170" y="203049"/>
                                  <a:pt x="149122" y="218161"/>
                                </a:cubicBezTo>
                                <a:cubicBezTo>
                                  <a:pt x="146455" y="233401"/>
                                  <a:pt x="138708" y="246990"/>
                                  <a:pt x="126516" y="259183"/>
                                </a:cubicBezTo>
                                <a:cubicBezTo>
                                  <a:pt x="114578" y="271121"/>
                                  <a:pt x="101624" y="278867"/>
                                  <a:pt x="87146" y="281661"/>
                                </a:cubicBezTo>
                                <a:cubicBezTo>
                                  <a:pt x="79971" y="283185"/>
                                  <a:pt x="72573" y="283821"/>
                                  <a:pt x="64937" y="283439"/>
                                </a:cubicBezTo>
                                <a:cubicBezTo>
                                  <a:pt x="57301" y="283058"/>
                                  <a:pt x="49427" y="281661"/>
                                  <a:pt x="41299" y="279122"/>
                                </a:cubicBezTo>
                                <a:cubicBezTo>
                                  <a:pt x="33171" y="276709"/>
                                  <a:pt x="24726" y="273248"/>
                                  <a:pt x="15995" y="268771"/>
                                </a:cubicBezTo>
                                <a:lnTo>
                                  <a:pt x="0" y="259035"/>
                                </a:lnTo>
                                <a:lnTo>
                                  <a:pt x="0" y="219648"/>
                                </a:lnTo>
                                <a:lnTo>
                                  <a:pt x="32663" y="239498"/>
                                </a:lnTo>
                                <a:cubicBezTo>
                                  <a:pt x="45236" y="244959"/>
                                  <a:pt x="57174" y="246609"/>
                                  <a:pt x="68223" y="245339"/>
                                </a:cubicBezTo>
                                <a:cubicBezTo>
                                  <a:pt x="79399" y="244324"/>
                                  <a:pt x="89559" y="238862"/>
                                  <a:pt x="98830" y="229591"/>
                                </a:cubicBezTo>
                                <a:cubicBezTo>
                                  <a:pt x="108101" y="220321"/>
                                  <a:pt x="113435" y="209779"/>
                                  <a:pt x="114197" y="198096"/>
                                </a:cubicBezTo>
                                <a:cubicBezTo>
                                  <a:pt x="115086" y="186538"/>
                                  <a:pt x="113054" y="173965"/>
                                  <a:pt x="107593" y="161011"/>
                                </a:cubicBezTo>
                                <a:cubicBezTo>
                                  <a:pt x="102259" y="148184"/>
                                  <a:pt x="94639" y="134723"/>
                                  <a:pt x="84098" y="121134"/>
                                </a:cubicBezTo>
                                <a:cubicBezTo>
                                  <a:pt x="73557" y="107417"/>
                                  <a:pt x="61873" y="93956"/>
                                  <a:pt x="48411" y="80494"/>
                                </a:cubicBezTo>
                                <a:cubicBezTo>
                                  <a:pt x="34314" y="66397"/>
                                  <a:pt x="20344" y="54077"/>
                                  <a:pt x="6628" y="43409"/>
                                </a:cubicBezTo>
                                <a:lnTo>
                                  <a:pt x="0" y="39466"/>
                                </a:lnTo>
                                <a:lnTo>
                                  <a:pt x="0" y="0"/>
                                </a:lnTo>
                                <a:close/>
                              </a:path>
                            </a:pathLst>
                          </a:custGeom>
                          <a:solidFill>
                            <a:srgbClr val="FF0000">
                              <a:alpha val="50196"/>
                            </a:srgbClr>
                          </a:solidFill>
                          <a:ln w="0" cap="flat">
                            <a:noFill/>
                            <a:miter lim="127000"/>
                          </a:ln>
                          <a:effectLst/>
                        </wps:spPr>
                        <wps:bodyPr/>
                      </wps:wsp>
                      <wps:wsp>
                        <wps:cNvPr id="11" name="Shape 609"/>
                        <wps:cNvSpPr/>
                        <wps:spPr>
                          <a:xfrm>
                            <a:off x="948436" y="6397624"/>
                            <a:ext cx="357378" cy="363347"/>
                          </a:xfrm>
                          <a:custGeom>
                            <a:avLst/>
                            <a:gdLst/>
                            <a:ahLst/>
                            <a:cxnLst/>
                            <a:rect l="0" t="0" r="0" b="0"/>
                            <a:pathLst>
                              <a:path w="357378" h="363347">
                                <a:moveTo>
                                  <a:pt x="113157" y="127"/>
                                </a:moveTo>
                                <a:cubicBezTo>
                                  <a:pt x="114427" y="0"/>
                                  <a:pt x="115824" y="127"/>
                                  <a:pt x="116967" y="508"/>
                                </a:cubicBezTo>
                                <a:cubicBezTo>
                                  <a:pt x="118110" y="888"/>
                                  <a:pt x="118999" y="1524"/>
                                  <a:pt x="119888" y="2539"/>
                                </a:cubicBezTo>
                                <a:cubicBezTo>
                                  <a:pt x="196342" y="78994"/>
                                  <a:pt x="272796" y="155321"/>
                                  <a:pt x="349250" y="231902"/>
                                </a:cubicBezTo>
                                <a:cubicBezTo>
                                  <a:pt x="351790" y="234314"/>
                                  <a:pt x="353822" y="236855"/>
                                  <a:pt x="354965" y="239140"/>
                                </a:cubicBezTo>
                                <a:cubicBezTo>
                                  <a:pt x="355981" y="241553"/>
                                  <a:pt x="356870" y="243839"/>
                                  <a:pt x="357124" y="245872"/>
                                </a:cubicBezTo>
                                <a:cubicBezTo>
                                  <a:pt x="357378" y="247903"/>
                                  <a:pt x="357124" y="249555"/>
                                  <a:pt x="356616" y="251206"/>
                                </a:cubicBezTo>
                                <a:cubicBezTo>
                                  <a:pt x="356108" y="252984"/>
                                  <a:pt x="355219" y="254253"/>
                                  <a:pt x="354076" y="255397"/>
                                </a:cubicBezTo>
                                <a:cubicBezTo>
                                  <a:pt x="351790" y="257683"/>
                                  <a:pt x="349504" y="260096"/>
                                  <a:pt x="347091" y="262382"/>
                                </a:cubicBezTo>
                                <a:cubicBezTo>
                                  <a:pt x="344932" y="264668"/>
                                  <a:pt x="342519" y="266192"/>
                                  <a:pt x="340233" y="266953"/>
                                </a:cubicBezTo>
                                <a:cubicBezTo>
                                  <a:pt x="338074" y="268097"/>
                                  <a:pt x="335026" y="268351"/>
                                  <a:pt x="331724" y="267843"/>
                                </a:cubicBezTo>
                                <a:cubicBezTo>
                                  <a:pt x="328549" y="267588"/>
                                  <a:pt x="324485" y="266700"/>
                                  <a:pt x="319786" y="264795"/>
                                </a:cubicBezTo>
                                <a:cubicBezTo>
                                  <a:pt x="315087" y="263017"/>
                                  <a:pt x="309372" y="260603"/>
                                  <a:pt x="302641" y="257302"/>
                                </a:cubicBezTo>
                                <a:cubicBezTo>
                                  <a:pt x="239649" y="225933"/>
                                  <a:pt x="175895" y="195707"/>
                                  <a:pt x="112776" y="164464"/>
                                </a:cubicBezTo>
                                <a:cubicBezTo>
                                  <a:pt x="102997" y="159765"/>
                                  <a:pt x="92710" y="154559"/>
                                  <a:pt x="82042" y="149098"/>
                                </a:cubicBezTo>
                                <a:cubicBezTo>
                                  <a:pt x="71628" y="143763"/>
                                  <a:pt x="61468" y="138176"/>
                                  <a:pt x="51689" y="132969"/>
                                </a:cubicBezTo>
                                <a:cubicBezTo>
                                  <a:pt x="51689" y="133096"/>
                                  <a:pt x="51562" y="133096"/>
                                  <a:pt x="51435" y="133223"/>
                                </a:cubicBezTo>
                                <a:cubicBezTo>
                                  <a:pt x="60833" y="142239"/>
                                  <a:pt x="70358" y="151637"/>
                                  <a:pt x="80137" y="161036"/>
                                </a:cubicBezTo>
                                <a:cubicBezTo>
                                  <a:pt x="89789" y="170561"/>
                                  <a:pt x="99441" y="180212"/>
                                  <a:pt x="108839" y="189484"/>
                                </a:cubicBezTo>
                                <a:cubicBezTo>
                                  <a:pt x="158877" y="239522"/>
                                  <a:pt x="208788" y="289560"/>
                                  <a:pt x="258826" y="339598"/>
                                </a:cubicBezTo>
                                <a:cubicBezTo>
                                  <a:pt x="259842" y="340487"/>
                                  <a:pt x="260477" y="341376"/>
                                  <a:pt x="260858" y="342519"/>
                                </a:cubicBezTo>
                                <a:cubicBezTo>
                                  <a:pt x="261493" y="343788"/>
                                  <a:pt x="261366" y="345059"/>
                                  <a:pt x="260985" y="346328"/>
                                </a:cubicBezTo>
                                <a:cubicBezTo>
                                  <a:pt x="260604" y="347726"/>
                                  <a:pt x="259969" y="349123"/>
                                  <a:pt x="259080" y="350774"/>
                                </a:cubicBezTo>
                                <a:cubicBezTo>
                                  <a:pt x="257810" y="352298"/>
                                  <a:pt x="256413" y="354330"/>
                                  <a:pt x="254254" y="356362"/>
                                </a:cubicBezTo>
                                <a:cubicBezTo>
                                  <a:pt x="252222" y="358521"/>
                                  <a:pt x="250317" y="359790"/>
                                  <a:pt x="248920" y="360934"/>
                                </a:cubicBezTo>
                                <a:cubicBezTo>
                                  <a:pt x="247142" y="361950"/>
                                  <a:pt x="245745" y="362712"/>
                                  <a:pt x="244348" y="362838"/>
                                </a:cubicBezTo>
                                <a:cubicBezTo>
                                  <a:pt x="243078" y="363347"/>
                                  <a:pt x="242062" y="363220"/>
                                  <a:pt x="240665" y="362585"/>
                                </a:cubicBezTo>
                                <a:cubicBezTo>
                                  <a:pt x="239522" y="362331"/>
                                  <a:pt x="238760" y="361696"/>
                                  <a:pt x="237744" y="360680"/>
                                </a:cubicBezTo>
                                <a:cubicBezTo>
                                  <a:pt x="161290" y="284226"/>
                                  <a:pt x="84836" y="207772"/>
                                  <a:pt x="8382" y="131318"/>
                                </a:cubicBezTo>
                                <a:cubicBezTo>
                                  <a:pt x="3175" y="126111"/>
                                  <a:pt x="635" y="121538"/>
                                  <a:pt x="254" y="117602"/>
                                </a:cubicBezTo>
                                <a:cubicBezTo>
                                  <a:pt x="0" y="113664"/>
                                  <a:pt x="889" y="110489"/>
                                  <a:pt x="2921" y="108331"/>
                                </a:cubicBezTo>
                                <a:cubicBezTo>
                                  <a:pt x="6477" y="104902"/>
                                  <a:pt x="9906" y="101473"/>
                                  <a:pt x="13335" y="98044"/>
                                </a:cubicBezTo>
                                <a:cubicBezTo>
                                  <a:pt x="15748" y="95503"/>
                                  <a:pt x="18288" y="93726"/>
                                  <a:pt x="20574" y="92710"/>
                                </a:cubicBezTo>
                                <a:cubicBezTo>
                                  <a:pt x="22733" y="91694"/>
                                  <a:pt x="25273" y="91312"/>
                                  <a:pt x="28067" y="91312"/>
                                </a:cubicBezTo>
                                <a:cubicBezTo>
                                  <a:pt x="30988" y="91567"/>
                                  <a:pt x="34290" y="92328"/>
                                  <a:pt x="37973" y="93599"/>
                                </a:cubicBezTo>
                                <a:cubicBezTo>
                                  <a:pt x="41910" y="95123"/>
                                  <a:pt x="46355" y="97027"/>
                                  <a:pt x="51816" y="99822"/>
                                </a:cubicBezTo>
                                <a:cubicBezTo>
                                  <a:pt x="100457" y="123952"/>
                                  <a:pt x="149606" y="147447"/>
                                  <a:pt x="198120" y="171703"/>
                                </a:cubicBezTo>
                                <a:cubicBezTo>
                                  <a:pt x="207137" y="176149"/>
                                  <a:pt x="215773" y="180212"/>
                                  <a:pt x="224282" y="184277"/>
                                </a:cubicBezTo>
                                <a:cubicBezTo>
                                  <a:pt x="232664" y="188595"/>
                                  <a:pt x="241173" y="192659"/>
                                  <a:pt x="249174" y="196977"/>
                                </a:cubicBezTo>
                                <a:cubicBezTo>
                                  <a:pt x="257302" y="201168"/>
                                  <a:pt x="265430" y="205105"/>
                                  <a:pt x="273177" y="209169"/>
                                </a:cubicBezTo>
                                <a:cubicBezTo>
                                  <a:pt x="280924" y="213360"/>
                                  <a:pt x="289052" y="217297"/>
                                  <a:pt x="297053" y="221361"/>
                                </a:cubicBezTo>
                                <a:cubicBezTo>
                                  <a:pt x="297053" y="221361"/>
                                  <a:pt x="297180" y="221234"/>
                                  <a:pt x="297180" y="221234"/>
                                </a:cubicBezTo>
                                <a:cubicBezTo>
                                  <a:pt x="286893" y="211201"/>
                                  <a:pt x="276098" y="200787"/>
                                  <a:pt x="265176" y="189864"/>
                                </a:cubicBezTo>
                                <a:cubicBezTo>
                                  <a:pt x="254254" y="178943"/>
                                  <a:pt x="243840" y="168528"/>
                                  <a:pt x="233680" y="158369"/>
                                </a:cubicBezTo>
                                <a:cubicBezTo>
                                  <a:pt x="188722" y="113537"/>
                                  <a:pt x="143764" y="68580"/>
                                  <a:pt x="98806" y="23622"/>
                                </a:cubicBezTo>
                                <a:cubicBezTo>
                                  <a:pt x="97917" y="22606"/>
                                  <a:pt x="97155" y="21844"/>
                                  <a:pt x="96774" y="20574"/>
                                </a:cubicBezTo>
                                <a:cubicBezTo>
                                  <a:pt x="96393" y="19558"/>
                                  <a:pt x="96139" y="18287"/>
                                  <a:pt x="96393" y="16890"/>
                                </a:cubicBezTo>
                                <a:cubicBezTo>
                                  <a:pt x="96647" y="15367"/>
                                  <a:pt x="97409" y="13970"/>
                                  <a:pt x="98552" y="12319"/>
                                </a:cubicBezTo>
                                <a:cubicBezTo>
                                  <a:pt x="99695" y="10795"/>
                                  <a:pt x="101219" y="8889"/>
                                  <a:pt x="103378" y="6858"/>
                                </a:cubicBezTo>
                                <a:cubicBezTo>
                                  <a:pt x="105156" y="4952"/>
                                  <a:pt x="107061" y="3428"/>
                                  <a:pt x="108585" y="2159"/>
                                </a:cubicBezTo>
                                <a:cubicBezTo>
                                  <a:pt x="110236" y="1143"/>
                                  <a:pt x="111633" y="253"/>
                                  <a:pt x="113157" y="127"/>
                                </a:cubicBezTo>
                                <a:close/>
                              </a:path>
                            </a:pathLst>
                          </a:custGeom>
                          <a:solidFill>
                            <a:srgbClr val="FF0000">
                              <a:alpha val="50196"/>
                            </a:srgbClr>
                          </a:solidFill>
                          <a:ln w="0" cap="flat">
                            <a:noFill/>
                            <a:miter lim="127000"/>
                          </a:ln>
                          <a:effectLst/>
                        </wps:spPr>
                        <wps:bodyPr/>
                      </wps:wsp>
                      <wps:wsp>
                        <wps:cNvPr id="12" name="Shape 610"/>
                        <wps:cNvSpPr/>
                        <wps:spPr>
                          <a:xfrm>
                            <a:off x="1110107" y="6271894"/>
                            <a:ext cx="262255" cy="326517"/>
                          </a:xfrm>
                          <a:custGeom>
                            <a:avLst/>
                            <a:gdLst/>
                            <a:ahLst/>
                            <a:cxnLst/>
                            <a:rect l="0" t="0" r="0" b="0"/>
                            <a:pathLst>
                              <a:path w="262255" h="326517">
                                <a:moveTo>
                                  <a:pt x="76835" y="0"/>
                                </a:moveTo>
                                <a:cubicBezTo>
                                  <a:pt x="77851" y="127"/>
                                  <a:pt x="79248" y="381"/>
                                  <a:pt x="80772" y="1143"/>
                                </a:cubicBezTo>
                                <a:cubicBezTo>
                                  <a:pt x="82169" y="2032"/>
                                  <a:pt x="84074" y="3048"/>
                                  <a:pt x="85852" y="4699"/>
                                </a:cubicBezTo>
                                <a:cubicBezTo>
                                  <a:pt x="88011" y="6477"/>
                                  <a:pt x="90297" y="8636"/>
                                  <a:pt x="92710" y="11049"/>
                                </a:cubicBezTo>
                                <a:cubicBezTo>
                                  <a:pt x="95123" y="13462"/>
                                  <a:pt x="97282" y="15748"/>
                                  <a:pt x="98806" y="17653"/>
                                </a:cubicBezTo>
                                <a:cubicBezTo>
                                  <a:pt x="100457" y="19431"/>
                                  <a:pt x="101600" y="21336"/>
                                  <a:pt x="102235" y="22733"/>
                                </a:cubicBezTo>
                                <a:cubicBezTo>
                                  <a:pt x="103124" y="24130"/>
                                  <a:pt x="103251" y="25527"/>
                                  <a:pt x="103251" y="26543"/>
                                </a:cubicBezTo>
                                <a:cubicBezTo>
                                  <a:pt x="103251" y="27686"/>
                                  <a:pt x="102997" y="28321"/>
                                  <a:pt x="102362" y="29083"/>
                                </a:cubicBezTo>
                                <a:cubicBezTo>
                                  <a:pt x="82931" y="48387"/>
                                  <a:pt x="63500" y="67818"/>
                                  <a:pt x="44069" y="87249"/>
                                </a:cubicBezTo>
                                <a:cubicBezTo>
                                  <a:pt x="72390" y="115443"/>
                                  <a:pt x="100457" y="143637"/>
                                  <a:pt x="128651" y="171704"/>
                                </a:cubicBezTo>
                                <a:cubicBezTo>
                                  <a:pt x="146939" y="153416"/>
                                  <a:pt x="165354" y="135128"/>
                                  <a:pt x="183769" y="116713"/>
                                </a:cubicBezTo>
                                <a:cubicBezTo>
                                  <a:pt x="184277" y="116078"/>
                                  <a:pt x="185039" y="115824"/>
                                  <a:pt x="186055" y="115570"/>
                                </a:cubicBezTo>
                                <a:cubicBezTo>
                                  <a:pt x="187071" y="115697"/>
                                  <a:pt x="188341" y="115824"/>
                                  <a:pt x="189611" y="116586"/>
                                </a:cubicBezTo>
                                <a:cubicBezTo>
                                  <a:pt x="191008" y="117221"/>
                                  <a:pt x="192659" y="118110"/>
                                  <a:pt x="194437" y="119761"/>
                                </a:cubicBezTo>
                                <a:cubicBezTo>
                                  <a:pt x="196342" y="121285"/>
                                  <a:pt x="198755" y="123444"/>
                                  <a:pt x="201422" y="126238"/>
                                </a:cubicBezTo>
                                <a:cubicBezTo>
                                  <a:pt x="203962" y="128778"/>
                                  <a:pt x="205867" y="130683"/>
                                  <a:pt x="207391" y="132588"/>
                                </a:cubicBezTo>
                                <a:cubicBezTo>
                                  <a:pt x="209042" y="134366"/>
                                  <a:pt x="210185" y="136398"/>
                                  <a:pt x="210820" y="137668"/>
                                </a:cubicBezTo>
                                <a:cubicBezTo>
                                  <a:pt x="211709" y="139192"/>
                                  <a:pt x="211836" y="140462"/>
                                  <a:pt x="211963" y="141478"/>
                                </a:cubicBezTo>
                                <a:cubicBezTo>
                                  <a:pt x="211963" y="142748"/>
                                  <a:pt x="211836" y="143637"/>
                                  <a:pt x="211201" y="144145"/>
                                </a:cubicBezTo>
                                <a:cubicBezTo>
                                  <a:pt x="192913" y="162560"/>
                                  <a:pt x="174498" y="180975"/>
                                  <a:pt x="156210" y="199263"/>
                                </a:cubicBezTo>
                                <a:cubicBezTo>
                                  <a:pt x="190627" y="233680"/>
                                  <a:pt x="225171" y="268224"/>
                                  <a:pt x="259715" y="302768"/>
                                </a:cubicBezTo>
                                <a:cubicBezTo>
                                  <a:pt x="260604" y="303784"/>
                                  <a:pt x="261239" y="304673"/>
                                  <a:pt x="261620" y="305689"/>
                                </a:cubicBezTo>
                                <a:cubicBezTo>
                                  <a:pt x="262255" y="307086"/>
                                  <a:pt x="262255" y="308229"/>
                                  <a:pt x="261874" y="309372"/>
                                </a:cubicBezTo>
                                <a:cubicBezTo>
                                  <a:pt x="261620" y="310896"/>
                                  <a:pt x="260858" y="312166"/>
                                  <a:pt x="259969" y="313944"/>
                                </a:cubicBezTo>
                                <a:cubicBezTo>
                                  <a:pt x="258826" y="315468"/>
                                  <a:pt x="257302" y="317500"/>
                                  <a:pt x="255270" y="319532"/>
                                </a:cubicBezTo>
                                <a:cubicBezTo>
                                  <a:pt x="253238" y="321437"/>
                                  <a:pt x="251333" y="322961"/>
                                  <a:pt x="249809" y="324104"/>
                                </a:cubicBezTo>
                                <a:cubicBezTo>
                                  <a:pt x="248031" y="325120"/>
                                  <a:pt x="246634" y="325882"/>
                                  <a:pt x="245110" y="326136"/>
                                </a:cubicBezTo>
                                <a:cubicBezTo>
                                  <a:pt x="243967" y="326517"/>
                                  <a:pt x="242824" y="326517"/>
                                  <a:pt x="241427" y="325882"/>
                                </a:cubicBezTo>
                                <a:cubicBezTo>
                                  <a:pt x="240411" y="325501"/>
                                  <a:pt x="239522" y="324866"/>
                                  <a:pt x="238506" y="323977"/>
                                </a:cubicBezTo>
                                <a:cubicBezTo>
                                  <a:pt x="161798" y="247142"/>
                                  <a:pt x="85090" y="170561"/>
                                  <a:pt x="8382" y="93853"/>
                                </a:cubicBezTo>
                                <a:cubicBezTo>
                                  <a:pt x="3429" y="88900"/>
                                  <a:pt x="889" y="84455"/>
                                  <a:pt x="508" y="80645"/>
                                </a:cubicBezTo>
                                <a:cubicBezTo>
                                  <a:pt x="0" y="77089"/>
                                  <a:pt x="1016" y="74295"/>
                                  <a:pt x="2794" y="72517"/>
                                </a:cubicBezTo>
                                <a:cubicBezTo>
                                  <a:pt x="26670" y="48641"/>
                                  <a:pt x="50546" y="24892"/>
                                  <a:pt x="74295" y="1016"/>
                                </a:cubicBezTo>
                                <a:cubicBezTo>
                                  <a:pt x="74930" y="381"/>
                                  <a:pt x="75692" y="0"/>
                                  <a:pt x="76835" y="0"/>
                                </a:cubicBezTo>
                                <a:close/>
                              </a:path>
                            </a:pathLst>
                          </a:custGeom>
                          <a:solidFill>
                            <a:srgbClr val="FF0000">
                              <a:alpha val="50196"/>
                            </a:srgbClr>
                          </a:solidFill>
                          <a:ln w="0" cap="flat">
                            <a:noFill/>
                            <a:miter lim="127000"/>
                          </a:ln>
                          <a:effectLst/>
                        </wps:spPr>
                        <wps:bodyPr/>
                      </wps:wsp>
                      <wps:wsp>
                        <wps:cNvPr id="13" name="Shape 611"/>
                        <wps:cNvSpPr/>
                        <wps:spPr>
                          <a:xfrm>
                            <a:off x="1223264" y="6217792"/>
                            <a:ext cx="264795" cy="265049"/>
                          </a:xfrm>
                          <a:custGeom>
                            <a:avLst/>
                            <a:gdLst/>
                            <a:ahLst/>
                            <a:cxnLst/>
                            <a:rect l="0" t="0" r="0" b="0"/>
                            <a:pathLst>
                              <a:path w="264795" h="265049">
                                <a:moveTo>
                                  <a:pt x="16764" y="254"/>
                                </a:moveTo>
                                <a:cubicBezTo>
                                  <a:pt x="18161" y="0"/>
                                  <a:pt x="19304" y="127"/>
                                  <a:pt x="20447" y="508"/>
                                </a:cubicBezTo>
                                <a:cubicBezTo>
                                  <a:pt x="21463" y="889"/>
                                  <a:pt x="22606" y="1651"/>
                                  <a:pt x="23622" y="2667"/>
                                </a:cubicBezTo>
                                <a:cubicBezTo>
                                  <a:pt x="103124" y="82169"/>
                                  <a:pt x="182626" y="161671"/>
                                  <a:pt x="262128" y="241173"/>
                                </a:cubicBezTo>
                                <a:cubicBezTo>
                                  <a:pt x="263144" y="242189"/>
                                  <a:pt x="263906" y="243332"/>
                                  <a:pt x="264414" y="244475"/>
                                </a:cubicBezTo>
                                <a:cubicBezTo>
                                  <a:pt x="264668" y="245618"/>
                                  <a:pt x="264795" y="246635"/>
                                  <a:pt x="264414" y="247904"/>
                                </a:cubicBezTo>
                                <a:cubicBezTo>
                                  <a:pt x="264033" y="249301"/>
                                  <a:pt x="263398" y="250698"/>
                                  <a:pt x="262509" y="252349"/>
                                </a:cubicBezTo>
                                <a:cubicBezTo>
                                  <a:pt x="261239" y="254000"/>
                                  <a:pt x="259842" y="255905"/>
                                  <a:pt x="257683" y="257937"/>
                                </a:cubicBezTo>
                                <a:cubicBezTo>
                                  <a:pt x="255778" y="259969"/>
                                  <a:pt x="253746" y="261366"/>
                                  <a:pt x="252349" y="262510"/>
                                </a:cubicBezTo>
                                <a:cubicBezTo>
                                  <a:pt x="250571" y="263525"/>
                                  <a:pt x="249174" y="264287"/>
                                  <a:pt x="247650" y="264668"/>
                                </a:cubicBezTo>
                                <a:cubicBezTo>
                                  <a:pt x="246380" y="265049"/>
                                  <a:pt x="245364" y="264922"/>
                                  <a:pt x="244221" y="264668"/>
                                </a:cubicBezTo>
                                <a:cubicBezTo>
                                  <a:pt x="243078" y="264160"/>
                                  <a:pt x="241935" y="263398"/>
                                  <a:pt x="241046" y="262382"/>
                                </a:cubicBezTo>
                                <a:cubicBezTo>
                                  <a:pt x="161417" y="182880"/>
                                  <a:pt x="81915" y="103378"/>
                                  <a:pt x="2413" y="23876"/>
                                </a:cubicBezTo>
                                <a:cubicBezTo>
                                  <a:pt x="1524" y="22860"/>
                                  <a:pt x="762" y="21590"/>
                                  <a:pt x="381" y="20447"/>
                                </a:cubicBezTo>
                                <a:cubicBezTo>
                                  <a:pt x="0" y="19431"/>
                                  <a:pt x="127" y="18161"/>
                                  <a:pt x="381" y="16764"/>
                                </a:cubicBezTo>
                                <a:cubicBezTo>
                                  <a:pt x="762" y="15494"/>
                                  <a:pt x="1524" y="13970"/>
                                  <a:pt x="2413" y="12192"/>
                                </a:cubicBezTo>
                                <a:cubicBezTo>
                                  <a:pt x="3556" y="10795"/>
                                  <a:pt x="5080" y="8890"/>
                                  <a:pt x="6858" y="7112"/>
                                </a:cubicBezTo>
                                <a:cubicBezTo>
                                  <a:pt x="8890" y="5080"/>
                                  <a:pt x="10795" y="3556"/>
                                  <a:pt x="12446" y="2286"/>
                                </a:cubicBezTo>
                                <a:cubicBezTo>
                                  <a:pt x="14097" y="1397"/>
                                  <a:pt x="15494" y="762"/>
                                  <a:pt x="16764" y="254"/>
                                </a:cubicBezTo>
                                <a:close/>
                              </a:path>
                            </a:pathLst>
                          </a:custGeom>
                          <a:solidFill>
                            <a:srgbClr val="FF0000">
                              <a:alpha val="50196"/>
                            </a:srgbClr>
                          </a:solidFill>
                          <a:ln w="0" cap="flat">
                            <a:noFill/>
                            <a:miter lim="127000"/>
                          </a:ln>
                          <a:effectLst/>
                        </wps:spPr>
                        <wps:bodyPr/>
                      </wps:wsp>
                      <wps:wsp>
                        <wps:cNvPr id="14" name="Shape 612"/>
                        <wps:cNvSpPr/>
                        <wps:spPr>
                          <a:xfrm>
                            <a:off x="1289304" y="6099809"/>
                            <a:ext cx="161920" cy="240405"/>
                          </a:xfrm>
                          <a:custGeom>
                            <a:avLst/>
                            <a:gdLst/>
                            <a:ahLst/>
                            <a:cxnLst/>
                            <a:rect l="0" t="0" r="0" b="0"/>
                            <a:pathLst>
                              <a:path w="161920" h="240405">
                                <a:moveTo>
                                  <a:pt x="105203" y="0"/>
                                </a:moveTo>
                                <a:cubicBezTo>
                                  <a:pt x="113220" y="0"/>
                                  <a:pt x="121475" y="953"/>
                                  <a:pt x="129921" y="2921"/>
                                </a:cubicBezTo>
                                <a:cubicBezTo>
                                  <a:pt x="138303" y="5080"/>
                                  <a:pt x="146939" y="8033"/>
                                  <a:pt x="155734" y="11890"/>
                                </a:cubicBezTo>
                                <a:lnTo>
                                  <a:pt x="161920" y="15218"/>
                                </a:lnTo>
                                <a:lnTo>
                                  <a:pt x="161920" y="53737"/>
                                </a:lnTo>
                                <a:lnTo>
                                  <a:pt x="136144" y="40767"/>
                                </a:lnTo>
                                <a:cubicBezTo>
                                  <a:pt x="129667" y="38798"/>
                                  <a:pt x="123317" y="37687"/>
                                  <a:pt x="117110" y="37338"/>
                                </a:cubicBezTo>
                                <a:cubicBezTo>
                                  <a:pt x="110903" y="36988"/>
                                  <a:pt x="104838" y="37402"/>
                                  <a:pt x="98933" y="38481"/>
                                </a:cubicBezTo>
                                <a:cubicBezTo>
                                  <a:pt x="87249" y="40513"/>
                                  <a:pt x="75819" y="47244"/>
                                  <a:pt x="64897" y="58166"/>
                                </a:cubicBezTo>
                                <a:cubicBezTo>
                                  <a:pt x="57785" y="65405"/>
                                  <a:pt x="50546" y="72517"/>
                                  <a:pt x="43434" y="79756"/>
                                </a:cubicBezTo>
                                <a:lnTo>
                                  <a:pt x="161920" y="198241"/>
                                </a:lnTo>
                                <a:lnTo>
                                  <a:pt x="161920" y="240405"/>
                                </a:lnTo>
                                <a:lnTo>
                                  <a:pt x="8382" y="86868"/>
                                </a:lnTo>
                                <a:cubicBezTo>
                                  <a:pt x="3302" y="81788"/>
                                  <a:pt x="762" y="77470"/>
                                  <a:pt x="254" y="73660"/>
                                </a:cubicBezTo>
                                <a:cubicBezTo>
                                  <a:pt x="0" y="70103"/>
                                  <a:pt x="889" y="67437"/>
                                  <a:pt x="2794" y="65532"/>
                                </a:cubicBezTo>
                                <a:cubicBezTo>
                                  <a:pt x="14732" y="53594"/>
                                  <a:pt x="26670" y="41528"/>
                                  <a:pt x="38735" y="29591"/>
                                </a:cubicBezTo>
                                <a:cubicBezTo>
                                  <a:pt x="52451" y="15748"/>
                                  <a:pt x="66802" y="6603"/>
                                  <a:pt x="81915" y="2794"/>
                                </a:cubicBezTo>
                                <a:cubicBezTo>
                                  <a:pt x="89408" y="953"/>
                                  <a:pt x="97187" y="0"/>
                                  <a:pt x="105203" y="0"/>
                                </a:cubicBezTo>
                                <a:close/>
                              </a:path>
                            </a:pathLst>
                          </a:custGeom>
                          <a:solidFill>
                            <a:srgbClr val="FF0000">
                              <a:alpha val="50196"/>
                            </a:srgbClr>
                          </a:solidFill>
                          <a:ln w="0" cap="flat">
                            <a:noFill/>
                            <a:miter lim="127000"/>
                          </a:ln>
                          <a:effectLst/>
                        </wps:spPr>
                        <wps:bodyPr/>
                      </wps:wsp>
                      <wps:wsp>
                        <wps:cNvPr id="15" name="Shape 613"/>
                        <wps:cNvSpPr/>
                        <wps:spPr>
                          <a:xfrm>
                            <a:off x="1451224" y="6115028"/>
                            <a:ext cx="155326" cy="301520"/>
                          </a:xfrm>
                          <a:custGeom>
                            <a:avLst/>
                            <a:gdLst/>
                            <a:ahLst/>
                            <a:cxnLst/>
                            <a:rect l="0" t="0" r="0" b="0"/>
                            <a:pathLst>
                              <a:path w="155326" h="301520">
                                <a:moveTo>
                                  <a:pt x="0" y="0"/>
                                </a:moveTo>
                                <a:lnTo>
                                  <a:pt x="20579" y="11071"/>
                                </a:lnTo>
                                <a:cubicBezTo>
                                  <a:pt x="38740" y="22627"/>
                                  <a:pt x="57155" y="37867"/>
                                  <a:pt x="75824" y="56409"/>
                                </a:cubicBezTo>
                                <a:cubicBezTo>
                                  <a:pt x="97287" y="77999"/>
                                  <a:pt x="114305" y="98574"/>
                                  <a:pt x="126751" y="118132"/>
                                </a:cubicBezTo>
                                <a:cubicBezTo>
                                  <a:pt x="139451" y="137689"/>
                                  <a:pt x="147452" y="156104"/>
                                  <a:pt x="151389" y="173376"/>
                                </a:cubicBezTo>
                                <a:cubicBezTo>
                                  <a:pt x="155326" y="190649"/>
                                  <a:pt x="154818" y="207159"/>
                                  <a:pt x="150246" y="222145"/>
                                </a:cubicBezTo>
                                <a:cubicBezTo>
                                  <a:pt x="145801" y="237258"/>
                                  <a:pt x="136657" y="251609"/>
                                  <a:pt x="123068" y="265198"/>
                                </a:cubicBezTo>
                                <a:cubicBezTo>
                                  <a:pt x="111765" y="276374"/>
                                  <a:pt x="100589" y="287676"/>
                                  <a:pt x="89413" y="298852"/>
                                </a:cubicBezTo>
                                <a:cubicBezTo>
                                  <a:pt x="87508" y="300758"/>
                                  <a:pt x="84714" y="301520"/>
                                  <a:pt x="80904" y="301011"/>
                                </a:cubicBezTo>
                                <a:cubicBezTo>
                                  <a:pt x="77348" y="300758"/>
                                  <a:pt x="73030" y="298217"/>
                                  <a:pt x="68077" y="293264"/>
                                </a:cubicBezTo>
                                <a:lnTo>
                                  <a:pt x="0" y="225187"/>
                                </a:lnTo>
                                <a:lnTo>
                                  <a:pt x="0" y="183023"/>
                                </a:lnTo>
                                <a:lnTo>
                                  <a:pt x="74935" y="257959"/>
                                </a:lnTo>
                                <a:cubicBezTo>
                                  <a:pt x="82174" y="250720"/>
                                  <a:pt x="89413" y="243480"/>
                                  <a:pt x="96652" y="236241"/>
                                </a:cubicBezTo>
                                <a:cubicBezTo>
                                  <a:pt x="106939" y="225954"/>
                                  <a:pt x="113543" y="215667"/>
                                  <a:pt x="116337" y="204491"/>
                                </a:cubicBezTo>
                                <a:cubicBezTo>
                                  <a:pt x="119258" y="193442"/>
                                  <a:pt x="119385" y="181759"/>
                                  <a:pt x="115575" y="168804"/>
                                </a:cubicBezTo>
                                <a:cubicBezTo>
                                  <a:pt x="111892" y="155977"/>
                                  <a:pt x="105415" y="142008"/>
                                  <a:pt x="95255" y="127275"/>
                                </a:cubicBezTo>
                                <a:cubicBezTo>
                                  <a:pt x="85222" y="112671"/>
                                  <a:pt x="71887" y="97049"/>
                                  <a:pt x="54996" y="80032"/>
                                </a:cubicBezTo>
                                <a:cubicBezTo>
                                  <a:pt x="41534" y="66697"/>
                                  <a:pt x="27945" y="55266"/>
                                  <a:pt x="14102" y="45614"/>
                                </a:cubicBezTo>
                                <a:lnTo>
                                  <a:pt x="0" y="38519"/>
                                </a:lnTo>
                                <a:lnTo>
                                  <a:pt x="0" y="0"/>
                                </a:lnTo>
                                <a:close/>
                              </a:path>
                            </a:pathLst>
                          </a:custGeom>
                          <a:solidFill>
                            <a:srgbClr val="FF0000">
                              <a:alpha val="50196"/>
                            </a:srgbClr>
                          </a:solidFill>
                          <a:ln w="0" cap="flat">
                            <a:noFill/>
                            <a:miter lim="127000"/>
                          </a:ln>
                          <a:effectLst/>
                        </wps:spPr>
                        <wps:bodyPr/>
                      </wps:wsp>
                      <wps:wsp>
                        <wps:cNvPr id="16" name="Shape 614"/>
                        <wps:cNvSpPr/>
                        <wps:spPr>
                          <a:xfrm>
                            <a:off x="1444117" y="5933947"/>
                            <a:ext cx="328676" cy="327787"/>
                          </a:xfrm>
                          <a:custGeom>
                            <a:avLst/>
                            <a:gdLst/>
                            <a:ahLst/>
                            <a:cxnLst/>
                            <a:rect l="0" t="0" r="0" b="0"/>
                            <a:pathLst>
                              <a:path w="328676" h="327787">
                                <a:moveTo>
                                  <a:pt x="80772" y="0"/>
                                </a:moveTo>
                                <a:cubicBezTo>
                                  <a:pt x="81915" y="127"/>
                                  <a:pt x="83058" y="508"/>
                                  <a:pt x="84582" y="1270"/>
                                </a:cubicBezTo>
                                <a:cubicBezTo>
                                  <a:pt x="86106" y="2032"/>
                                  <a:pt x="87630" y="3175"/>
                                  <a:pt x="89662" y="4572"/>
                                </a:cubicBezTo>
                                <a:cubicBezTo>
                                  <a:pt x="91440" y="6223"/>
                                  <a:pt x="93980" y="8382"/>
                                  <a:pt x="96520" y="10922"/>
                                </a:cubicBezTo>
                                <a:cubicBezTo>
                                  <a:pt x="98806" y="13208"/>
                                  <a:pt x="100457" y="15239"/>
                                  <a:pt x="102108" y="17018"/>
                                </a:cubicBezTo>
                                <a:cubicBezTo>
                                  <a:pt x="103632" y="19050"/>
                                  <a:pt x="104902" y="20828"/>
                                  <a:pt x="105537" y="22225"/>
                                </a:cubicBezTo>
                                <a:cubicBezTo>
                                  <a:pt x="106299" y="23749"/>
                                  <a:pt x="106680" y="24892"/>
                                  <a:pt x="106680" y="25908"/>
                                </a:cubicBezTo>
                                <a:cubicBezTo>
                                  <a:pt x="106680" y="27051"/>
                                  <a:pt x="106172" y="27939"/>
                                  <a:pt x="105664" y="28448"/>
                                </a:cubicBezTo>
                                <a:cubicBezTo>
                                  <a:pt x="84836" y="49276"/>
                                  <a:pt x="64262" y="69977"/>
                                  <a:pt x="43434" y="90678"/>
                                </a:cubicBezTo>
                                <a:cubicBezTo>
                                  <a:pt x="69469" y="116712"/>
                                  <a:pt x="95504" y="142748"/>
                                  <a:pt x="121412" y="168656"/>
                                </a:cubicBezTo>
                                <a:cubicBezTo>
                                  <a:pt x="139192" y="150876"/>
                                  <a:pt x="156972" y="133096"/>
                                  <a:pt x="174752" y="115315"/>
                                </a:cubicBezTo>
                                <a:cubicBezTo>
                                  <a:pt x="175387" y="114681"/>
                                  <a:pt x="176276" y="114300"/>
                                  <a:pt x="177419" y="114300"/>
                                </a:cubicBezTo>
                                <a:cubicBezTo>
                                  <a:pt x="178435" y="114427"/>
                                  <a:pt x="179959" y="114681"/>
                                  <a:pt x="181229" y="115443"/>
                                </a:cubicBezTo>
                                <a:cubicBezTo>
                                  <a:pt x="182626" y="116078"/>
                                  <a:pt x="184404" y="117348"/>
                                  <a:pt x="186309" y="118872"/>
                                </a:cubicBezTo>
                                <a:cubicBezTo>
                                  <a:pt x="188087" y="120523"/>
                                  <a:pt x="190246" y="122428"/>
                                  <a:pt x="192786" y="124968"/>
                                </a:cubicBezTo>
                                <a:cubicBezTo>
                                  <a:pt x="195072" y="127254"/>
                                  <a:pt x="196850" y="129412"/>
                                  <a:pt x="198501" y="131190"/>
                                </a:cubicBezTo>
                                <a:cubicBezTo>
                                  <a:pt x="200152" y="133096"/>
                                  <a:pt x="201168" y="134747"/>
                                  <a:pt x="201803" y="136017"/>
                                </a:cubicBezTo>
                                <a:cubicBezTo>
                                  <a:pt x="202438" y="137287"/>
                                  <a:pt x="202692" y="138684"/>
                                  <a:pt x="202565" y="139446"/>
                                </a:cubicBezTo>
                                <a:cubicBezTo>
                                  <a:pt x="202565" y="140588"/>
                                  <a:pt x="202057" y="141478"/>
                                  <a:pt x="201549" y="142112"/>
                                </a:cubicBezTo>
                                <a:cubicBezTo>
                                  <a:pt x="183769" y="159893"/>
                                  <a:pt x="165989" y="177673"/>
                                  <a:pt x="148209" y="195453"/>
                                </a:cubicBezTo>
                                <a:cubicBezTo>
                                  <a:pt x="177800" y="225044"/>
                                  <a:pt x="207391" y="254635"/>
                                  <a:pt x="237109" y="284353"/>
                                </a:cubicBezTo>
                                <a:cubicBezTo>
                                  <a:pt x="258064" y="263271"/>
                                  <a:pt x="279146" y="242315"/>
                                  <a:pt x="300101" y="221234"/>
                                </a:cubicBezTo>
                                <a:cubicBezTo>
                                  <a:pt x="300736" y="220599"/>
                                  <a:pt x="301498" y="220218"/>
                                  <a:pt x="302768" y="220090"/>
                                </a:cubicBezTo>
                                <a:cubicBezTo>
                                  <a:pt x="303911" y="220345"/>
                                  <a:pt x="305181" y="220599"/>
                                  <a:pt x="306451" y="221234"/>
                                </a:cubicBezTo>
                                <a:cubicBezTo>
                                  <a:pt x="307975" y="221996"/>
                                  <a:pt x="309626" y="222885"/>
                                  <a:pt x="311531" y="224536"/>
                                </a:cubicBezTo>
                                <a:cubicBezTo>
                                  <a:pt x="313309" y="226187"/>
                                  <a:pt x="315849" y="228219"/>
                                  <a:pt x="318389" y="230759"/>
                                </a:cubicBezTo>
                                <a:cubicBezTo>
                                  <a:pt x="320675" y="233045"/>
                                  <a:pt x="322326" y="235204"/>
                                  <a:pt x="323977" y="236982"/>
                                </a:cubicBezTo>
                                <a:cubicBezTo>
                                  <a:pt x="325501" y="238887"/>
                                  <a:pt x="326771" y="240792"/>
                                  <a:pt x="327533" y="242315"/>
                                </a:cubicBezTo>
                                <a:cubicBezTo>
                                  <a:pt x="328295" y="243839"/>
                                  <a:pt x="328549" y="244983"/>
                                  <a:pt x="328676" y="246126"/>
                                </a:cubicBezTo>
                                <a:cubicBezTo>
                                  <a:pt x="328549" y="247269"/>
                                  <a:pt x="328295" y="248158"/>
                                  <a:pt x="327660" y="248793"/>
                                </a:cubicBezTo>
                                <a:cubicBezTo>
                                  <a:pt x="302133" y="274193"/>
                                  <a:pt x="276733" y="299720"/>
                                  <a:pt x="251333" y="325120"/>
                                </a:cubicBezTo>
                                <a:cubicBezTo>
                                  <a:pt x="249428" y="326898"/>
                                  <a:pt x="246634" y="327787"/>
                                  <a:pt x="242951" y="327279"/>
                                </a:cubicBezTo>
                                <a:cubicBezTo>
                                  <a:pt x="239268" y="327025"/>
                                  <a:pt x="235077" y="324485"/>
                                  <a:pt x="229997" y="319405"/>
                                </a:cubicBezTo>
                                <a:cubicBezTo>
                                  <a:pt x="156083" y="245618"/>
                                  <a:pt x="82296" y="171704"/>
                                  <a:pt x="8382" y="97789"/>
                                </a:cubicBezTo>
                                <a:cubicBezTo>
                                  <a:pt x="3429" y="92837"/>
                                  <a:pt x="762" y="88519"/>
                                  <a:pt x="381" y="84709"/>
                                </a:cubicBezTo>
                                <a:cubicBezTo>
                                  <a:pt x="0" y="81153"/>
                                  <a:pt x="889" y="78359"/>
                                  <a:pt x="2794" y="76581"/>
                                </a:cubicBezTo>
                                <a:cubicBezTo>
                                  <a:pt x="27940" y="51435"/>
                                  <a:pt x="53086" y="26288"/>
                                  <a:pt x="78232" y="1015"/>
                                </a:cubicBezTo>
                                <a:cubicBezTo>
                                  <a:pt x="78867" y="508"/>
                                  <a:pt x="79629" y="0"/>
                                  <a:pt x="80772" y="0"/>
                                </a:cubicBezTo>
                                <a:close/>
                              </a:path>
                            </a:pathLst>
                          </a:custGeom>
                          <a:solidFill>
                            <a:srgbClr val="FF0000">
                              <a:alpha val="50196"/>
                            </a:srgbClr>
                          </a:solidFill>
                          <a:ln w="0" cap="flat">
                            <a:noFill/>
                            <a:miter lim="127000"/>
                          </a:ln>
                          <a:effectLst/>
                        </wps:spPr>
                        <wps:bodyPr/>
                      </wps:wsp>
                      <wps:wsp>
                        <wps:cNvPr id="17" name="Shape 615"/>
                        <wps:cNvSpPr/>
                        <wps:spPr>
                          <a:xfrm>
                            <a:off x="1567688" y="5778372"/>
                            <a:ext cx="357505" cy="363347"/>
                          </a:xfrm>
                          <a:custGeom>
                            <a:avLst/>
                            <a:gdLst/>
                            <a:ahLst/>
                            <a:cxnLst/>
                            <a:rect l="0" t="0" r="0" b="0"/>
                            <a:pathLst>
                              <a:path w="357505" h="363347">
                                <a:moveTo>
                                  <a:pt x="113157" y="127"/>
                                </a:moveTo>
                                <a:cubicBezTo>
                                  <a:pt x="114427" y="0"/>
                                  <a:pt x="115824" y="0"/>
                                  <a:pt x="116967" y="381"/>
                                </a:cubicBezTo>
                                <a:cubicBezTo>
                                  <a:pt x="118237" y="889"/>
                                  <a:pt x="118999" y="1524"/>
                                  <a:pt x="120015" y="2540"/>
                                </a:cubicBezTo>
                                <a:cubicBezTo>
                                  <a:pt x="196342" y="78867"/>
                                  <a:pt x="272796" y="155321"/>
                                  <a:pt x="349377" y="231775"/>
                                </a:cubicBezTo>
                                <a:cubicBezTo>
                                  <a:pt x="351790" y="234314"/>
                                  <a:pt x="353822" y="236855"/>
                                  <a:pt x="354965" y="239140"/>
                                </a:cubicBezTo>
                                <a:cubicBezTo>
                                  <a:pt x="356108" y="241427"/>
                                  <a:pt x="356870" y="243839"/>
                                  <a:pt x="357251" y="245745"/>
                                </a:cubicBezTo>
                                <a:cubicBezTo>
                                  <a:pt x="357505" y="247777"/>
                                  <a:pt x="357251" y="249555"/>
                                  <a:pt x="356743" y="251206"/>
                                </a:cubicBezTo>
                                <a:cubicBezTo>
                                  <a:pt x="356235" y="252857"/>
                                  <a:pt x="355346" y="254254"/>
                                  <a:pt x="354203" y="255270"/>
                                </a:cubicBezTo>
                                <a:cubicBezTo>
                                  <a:pt x="351917" y="257683"/>
                                  <a:pt x="349504" y="259969"/>
                                  <a:pt x="347218" y="262382"/>
                                </a:cubicBezTo>
                                <a:cubicBezTo>
                                  <a:pt x="344932" y="264540"/>
                                  <a:pt x="342646" y="266192"/>
                                  <a:pt x="340233" y="266954"/>
                                </a:cubicBezTo>
                                <a:cubicBezTo>
                                  <a:pt x="338074" y="267970"/>
                                  <a:pt x="335153" y="268224"/>
                                  <a:pt x="331724" y="267715"/>
                                </a:cubicBezTo>
                                <a:cubicBezTo>
                                  <a:pt x="328549" y="267588"/>
                                  <a:pt x="324612" y="266573"/>
                                  <a:pt x="319913" y="264795"/>
                                </a:cubicBezTo>
                                <a:cubicBezTo>
                                  <a:pt x="315087" y="262889"/>
                                  <a:pt x="309372" y="260604"/>
                                  <a:pt x="302768" y="257175"/>
                                </a:cubicBezTo>
                                <a:cubicBezTo>
                                  <a:pt x="239649" y="225933"/>
                                  <a:pt x="176022" y="195707"/>
                                  <a:pt x="112903" y="164464"/>
                                </a:cubicBezTo>
                                <a:cubicBezTo>
                                  <a:pt x="102997" y="159638"/>
                                  <a:pt x="92710" y="154559"/>
                                  <a:pt x="82169" y="148971"/>
                                </a:cubicBezTo>
                                <a:cubicBezTo>
                                  <a:pt x="71755" y="143637"/>
                                  <a:pt x="61468" y="138176"/>
                                  <a:pt x="51816" y="132842"/>
                                </a:cubicBezTo>
                                <a:cubicBezTo>
                                  <a:pt x="51816" y="132969"/>
                                  <a:pt x="51689" y="132969"/>
                                  <a:pt x="51562" y="133096"/>
                                </a:cubicBezTo>
                                <a:cubicBezTo>
                                  <a:pt x="60833" y="142239"/>
                                  <a:pt x="70485" y="151511"/>
                                  <a:pt x="80137" y="161036"/>
                                </a:cubicBezTo>
                                <a:cubicBezTo>
                                  <a:pt x="89916" y="170561"/>
                                  <a:pt x="99568" y="180086"/>
                                  <a:pt x="108966" y="189357"/>
                                </a:cubicBezTo>
                                <a:cubicBezTo>
                                  <a:pt x="159004" y="239395"/>
                                  <a:pt x="208915" y="289433"/>
                                  <a:pt x="258953" y="339471"/>
                                </a:cubicBezTo>
                                <a:cubicBezTo>
                                  <a:pt x="259969" y="340360"/>
                                  <a:pt x="260477" y="341376"/>
                                  <a:pt x="260858" y="342392"/>
                                </a:cubicBezTo>
                                <a:cubicBezTo>
                                  <a:pt x="261493" y="343789"/>
                                  <a:pt x="261493" y="344932"/>
                                  <a:pt x="260985" y="346202"/>
                                </a:cubicBezTo>
                                <a:cubicBezTo>
                                  <a:pt x="260731" y="347599"/>
                                  <a:pt x="260096" y="348996"/>
                                  <a:pt x="259080" y="350774"/>
                                </a:cubicBezTo>
                                <a:cubicBezTo>
                                  <a:pt x="257937" y="352298"/>
                                  <a:pt x="256540" y="354203"/>
                                  <a:pt x="254381" y="356362"/>
                                </a:cubicBezTo>
                                <a:cubicBezTo>
                                  <a:pt x="252349" y="358394"/>
                                  <a:pt x="250444" y="359790"/>
                                  <a:pt x="248920" y="360934"/>
                                </a:cubicBezTo>
                                <a:cubicBezTo>
                                  <a:pt x="247142" y="361950"/>
                                  <a:pt x="245745" y="362712"/>
                                  <a:pt x="244475" y="362839"/>
                                </a:cubicBezTo>
                                <a:cubicBezTo>
                                  <a:pt x="243078" y="363347"/>
                                  <a:pt x="242062" y="363220"/>
                                  <a:pt x="240665" y="362585"/>
                                </a:cubicBezTo>
                                <a:cubicBezTo>
                                  <a:pt x="239649" y="362204"/>
                                  <a:pt x="238760" y="361569"/>
                                  <a:pt x="237744" y="360553"/>
                                </a:cubicBezTo>
                                <a:cubicBezTo>
                                  <a:pt x="161417" y="284226"/>
                                  <a:pt x="84836" y="207645"/>
                                  <a:pt x="8382" y="131318"/>
                                </a:cubicBezTo>
                                <a:cubicBezTo>
                                  <a:pt x="3302" y="126111"/>
                                  <a:pt x="635" y="121538"/>
                                  <a:pt x="254" y="117602"/>
                                </a:cubicBezTo>
                                <a:cubicBezTo>
                                  <a:pt x="0" y="113537"/>
                                  <a:pt x="889" y="110362"/>
                                  <a:pt x="3048" y="108204"/>
                                </a:cubicBezTo>
                                <a:cubicBezTo>
                                  <a:pt x="6604" y="104775"/>
                                  <a:pt x="10033" y="101346"/>
                                  <a:pt x="13462" y="97917"/>
                                </a:cubicBezTo>
                                <a:cubicBezTo>
                                  <a:pt x="15875" y="95377"/>
                                  <a:pt x="18288" y="93726"/>
                                  <a:pt x="20701" y="92583"/>
                                </a:cubicBezTo>
                                <a:cubicBezTo>
                                  <a:pt x="22860" y="91567"/>
                                  <a:pt x="25400" y="91186"/>
                                  <a:pt x="28194" y="91186"/>
                                </a:cubicBezTo>
                                <a:cubicBezTo>
                                  <a:pt x="30988" y="91439"/>
                                  <a:pt x="34417" y="92202"/>
                                  <a:pt x="38100" y="93599"/>
                                </a:cubicBezTo>
                                <a:cubicBezTo>
                                  <a:pt x="42037" y="95123"/>
                                  <a:pt x="46482" y="97028"/>
                                  <a:pt x="51943" y="99695"/>
                                </a:cubicBezTo>
                                <a:cubicBezTo>
                                  <a:pt x="100457" y="123952"/>
                                  <a:pt x="149606" y="147320"/>
                                  <a:pt x="198247" y="171704"/>
                                </a:cubicBezTo>
                                <a:cubicBezTo>
                                  <a:pt x="207264" y="176149"/>
                                  <a:pt x="215900" y="180086"/>
                                  <a:pt x="224409" y="184277"/>
                                </a:cubicBezTo>
                                <a:cubicBezTo>
                                  <a:pt x="232791" y="188468"/>
                                  <a:pt x="241173" y="192659"/>
                                  <a:pt x="249301" y="196850"/>
                                </a:cubicBezTo>
                                <a:cubicBezTo>
                                  <a:pt x="257429" y="201168"/>
                                  <a:pt x="265430" y="205105"/>
                                  <a:pt x="273177" y="209042"/>
                                </a:cubicBezTo>
                                <a:cubicBezTo>
                                  <a:pt x="281051" y="213233"/>
                                  <a:pt x="289179" y="217297"/>
                                  <a:pt x="297053" y="221361"/>
                                </a:cubicBezTo>
                                <a:cubicBezTo>
                                  <a:pt x="297053" y="221361"/>
                                  <a:pt x="297180" y="221234"/>
                                  <a:pt x="297180" y="221234"/>
                                </a:cubicBezTo>
                                <a:cubicBezTo>
                                  <a:pt x="286893" y="211201"/>
                                  <a:pt x="276225" y="200660"/>
                                  <a:pt x="265303" y="189737"/>
                                </a:cubicBezTo>
                                <a:cubicBezTo>
                                  <a:pt x="254254" y="178943"/>
                                  <a:pt x="243840" y="168529"/>
                                  <a:pt x="233680" y="158369"/>
                                </a:cubicBezTo>
                                <a:cubicBezTo>
                                  <a:pt x="188722" y="113411"/>
                                  <a:pt x="143764" y="68453"/>
                                  <a:pt x="98933" y="23622"/>
                                </a:cubicBezTo>
                                <a:cubicBezTo>
                                  <a:pt x="97917" y="22606"/>
                                  <a:pt x="97282" y="21717"/>
                                  <a:pt x="96774" y="20574"/>
                                </a:cubicBezTo>
                                <a:cubicBezTo>
                                  <a:pt x="96393" y="19431"/>
                                  <a:pt x="96139" y="18288"/>
                                  <a:pt x="96520" y="16764"/>
                                </a:cubicBezTo>
                                <a:cubicBezTo>
                                  <a:pt x="96647" y="15240"/>
                                  <a:pt x="97536" y="13843"/>
                                  <a:pt x="98552" y="12319"/>
                                </a:cubicBezTo>
                                <a:cubicBezTo>
                                  <a:pt x="99822" y="10668"/>
                                  <a:pt x="101346" y="8763"/>
                                  <a:pt x="103378" y="6731"/>
                                </a:cubicBezTo>
                                <a:cubicBezTo>
                                  <a:pt x="105283" y="4826"/>
                                  <a:pt x="107188" y="3302"/>
                                  <a:pt x="108712" y="2159"/>
                                </a:cubicBezTo>
                                <a:cubicBezTo>
                                  <a:pt x="110236" y="1143"/>
                                  <a:pt x="111633" y="254"/>
                                  <a:pt x="113157" y="127"/>
                                </a:cubicBezTo>
                                <a:close/>
                              </a:path>
                            </a:pathLst>
                          </a:custGeom>
                          <a:solidFill>
                            <a:srgbClr val="FF0000">
                              <a:alpha val="50196"/>
                            </a:srgbClr>
                          </a:solidFill>
                          <a:ln w="0" cap="flat">
                            <a:noFill/>
                            <a:miter lim="127000"/>
                          </a:ln>
                          <a:effectLst/>
                        </wps:spPr>
                        <wps:bodyPr/>
                      </wps:wsp>
                      <wps:wsp>
                        <wps:cNvPr id="18" name="Shape 616"/>
                        <wps:cNvSpPr/>
                        <wps:spPr>
                          <a:xfrm>
                            <a:off x="1759966" y="5647943"/>
                            <a:ext cx="297434" cy="300165"/>
                          </a:xfrm>
                          <a:custGeom>
                            <a:avLst/>
                            <a:gdLst/>
                            <a:ahLst/>
                            <a:cxnLst/>
                            <a:rect l="0" t="0" r="0" b="0"/>
                            <a:pathLst>
                              <a:path w="297434" h="300165">
                                <a:moveTo>
                                  <a:pt x="71628" y="254"/>
                                </a:moveTo>
                                <a:cubicBezTo>
                                  <a:pt x="77089" y="127"/>
                                  <a:pt x="81280" y="0"/>
                                  <a:pt x="84074" y="635"/>
                                </a:cubicBezTo>
                                <a:cubicBezTo>
                                  <a:pt x="86995" y="1270"/>
                                  <a:pt x="88900" y="2032"/>
                                  <a:pt x="90170" y="2540"/>
                                </a:cubicBezTo>
                                <a:cubicBezTo>
                                  <a:pt x="91567" y="3175"/>
                                  <a:pt x="92710" y="3937"/>
                                  <a:pt x="94107" y="4826"/>
                                </a:cubicBezTo>
                                <a:cubicBezTo>
                                  <a:pt x="95631" y="5969"/>
                                  <a:pt x="97155" y="7112"/>
                                  <a:pt x="99060" y="8763"/>
                                </a:cubicBezTo>
                                <a:cubicBezTo>
                                  <a:pt x="100965" y="10414"/>
                                  <a:pt x="102870" y="12319"/>
                                  <a:pt x="105156" y="14605"/>
                                </a:cubicBezTo>
                                <a:cubicBezTo>
                                  <a:pt x="107569" y="17018"/>
                                  <a:pt x="109855" y="19558"/>
                                  <a:pt x="111506" y="21336"/>
                                </a:cubicBezTo>
                                <a:cubicBezTo>
                                  <a:pt x="112903" y="23368"/>
                                  <a:pt x="114173" y="25019"/>
                                  <a:pt x="114935" y="26670"/>
                                </a:cubicBezTo>
                                <a:cubicBezTo>
                                  <a:pt x="115951" y="28321"/>
                                  <a:pt x="116332" y="29464"/>
                                  <a:pt x="116586" y="30353"/>
                                </a:cubicBezTo>
                                <a:cubicBezTo>
                                  <a:pt x="116713" y="31496"/>
                                  <a:pt x="116459" y="32512"/>
                                  <a:pt x="115824" y="33147"/>
                                </a:cubicBezTo>
                                <a:cubicBezTo>
                                  <a:pt x="114681" y="34290"/>
                                  <a:pt x="111760" y="34544"/>
                                  <a:pt x="107188" y="34036"/>
                                </a:cubicBezTo>
                                <a:cubicBezTo>
                                  <a:pt x="102489" y="33655"/>
                                  <a:pt x="97282" y="33655"/>
                                  <a:pt x="91059" y="33655"/>
                                </a:cubicBezTo>
                                <a:cubicBezTo>
                                  <a:pt x="84836" y="34036"/>
                                  <a:pt x="78105" y="35306"/>
                                  <a:pt x="70866" y="37338"/>
                                </a:cubicBezTo>
                                <a:cubicBezTo>
                                  <a:pt x="63754" y="39370"/>
                                  <a:pt x="57023" y="43815"/>
                                  <a:pt x="50546" y="50292"/>
                                </a:cubicBezTo>
                                <a:cubicBezTo>
                                  <a:pt x="43307" y="57531"/>
                                  <a:pt x="38862" y="66167"/>
                                  <a:pt x="37592" y="76327"/>
                                </a:cubicBezTo>
                                <a:cubicBezTo>
                                  <a:pt x="36322" y="86487"/>
                                  <a:pt x="37719" y="98171"/>
                                  <a:pt x="42418" y="110871"/>
                                </a:cubicBezTo>
                                <a:cubicBezTo>
                                  <a:pt x="46990" y="123444"/>
                                  <a:pt x="53975" y="137160"/>
                                  <a:pt x="64262" y="151511"/>
                                </a:cubicBezTo>
                                <a:cubicBezTo>
                                  <a:pt x="74422" y="166370"/>
                                  <a:pt x="87249" y="181484"/>
                                  <a:pt x="103251" y="197486"/>
                                </a:cubicBezTo>
                                <a:cubicBezTo>
                                  <a:pt x="118999" y="213234"/>
                                  <a:pt x="133858" y="225806"/>
                                  <a:pt x="148209" y="235839"/>
                                </a:cubicBezTo>
                                <a:cubicBezTo>
                                  <a:pt x="162306" y="245872"/>
                                  <a:pt x="175768" y="252730"/>
                                  <a:pt x="187960" y="256921"/>
                                </a:cubicBezTo>
                                <a:cubicBezTo>
                                  <a:pt x="200152" y="261112"/>
                                  <a:pt x="211201" y="262128"/>
                                  <a:pt x="221361" y="260223"/>
                                </a:cubicBezTo>
                                <a:cubicBezTo>
                                  <a:pt x="231394" y="258699"/>
                                  <a:pt x="240284" y="253873"/>
                                  <a:pt x="247777" y="246380"/>
                                </a:cubicBezTo>
                                <a:cubicBezTo>
                                  <a:pt x="254000" y="240157"/>
                                  <a:pt x="258445" y="233553"/>
                                  <a:pt x="260731" y="226187"/>
                                </a:cubicBezTo>
                                <a:cubicBezTo>
                                  <a:pt x="262890" y="218948"/>
                                  <a:pt x="264541" y="212090"/>
                                  <a:pt x="264668" y="205740"/>
                                </a:cubicBezTo>
                                <a:cubicBezTo>
                                  <a:pt x="265049" y="199517"/>
                                  <a:pt x="265176" y="194184"/>
                                  <a:pt x="264668" y="189611"/>
                                </a:cubicBezTo>
                                <a:cubicBezTo>
                                  <a:pt x="264287" y="184912"/>
                                  <a:pt x="264922" y="182118"/>
                                  <a:pt x="266065" y="180975"/>
                                </a:cubicBezTo>
                                <a:cubicBezTo>
                                  <a:pt x="266700" y="180340"/>
                                  <a:pt x="267335" y="180086"/>
                                  <a:pt x="268224" y="180086"/>
                                </a:cubicBezTo>
                                <a:cubicBezTo>
                                  <a:pt x="268859" y="180086"/>
                                  <a:pt x="270002" y="180467"/>
                                  <a:pt x="271272" y="181102"/>
                                </a:cubicBezTo>
                                <a:cubicBezTo>
                                  <a:pt x="272669" y="181991"/>
                                  <a:pt x="274447" y="183261"/>
                                  <a:pt x="276479" y="185166"/>
                                </a:cubicBezTo>
                                <a:cubicBezTo>
                                  <a:pt x="278511" y="186944"/>
                                  <a:pt x="281051" y="189357"/>
                                  <a:pt x="283972" y="192151"/>
                                </a:cubicBezTo>
                                <a:cubicBezTo>
                                  <a:pt x="286131" y="194311"/>
                                  <a:pt x="287782" y="196088"/>
                                  <a:pt x="289306" y="197739"/>
                                </a:cubicBezTo>
                                <a:cubicBezTo>
                                  <a:pt x="290703" y="199390"/>
                                  <a:pt x="291846" y="200787"/>
                                  <a:pt x="292862" y="202057"/>
                                </a:cubicBezTo>
                                <a:cubicBezTo>
                                  <a:pt x="293751" y="203454"/>
                                  <a:pt x="294513" y="204724"/>
                                  <a:pt x="295148" y="206121"/>
                                </a:cubicBezTo>
                                <a:cubicBezTo>
                                  <a:pt x="295656" y="207391"/>
                                  <a:pt x="296164" y="208788"/>
                                  <a:pt x="296672" y="210947"/>
                                </a:cubicBezTo>
                                <a:cubicBezTo>
                                  <a:pt x="297180" y="213234"/>
                                  <a:pt x="297307" y="216916"/>
                                  <a:pt x="297307" y="221996"/>
                                </a:cubicBezTo>
                                <a:cubicBezTo>
                                  <a:pt x="297434" y="227203"/>
                                  <a:pt x="296545" y="232918"/>
                                  <a:pt x="295275" y="239268"/>
                                </a:cubicBezTo>
                                <a:cubicBezTo>
                                  <a:pt x="293878" y="245745"/>
                                  <a:pt x="291465" y="252222"/>
                                  <a:pt x="288417" y="259335"/>
                                </a:cubicBezTo>
                                <a:cubicBezTo>
                                  <a:pt x="285115" y="266065"/>
                                  <a:pt x="280289" y="272288"/>
                                  <a:pt x="274193" y="278385"/>
                                </a:cubicBezTo>
                                <a:cubicBezTo>
                                  <a:pt x="263906" y="288671"/>
                                  <a:pt x="251968" y="295402"/>
                                  <a:pt x="238252" y="298196"/>
                                </a:cubicBezTo>
                                <a:cubicBezTo>
                                  <a:pt x="231394" y="299593"/>
                                  <a:pt x="224218" y="300165"/>
                                  <a:pt x="216726" y="299783"/>
                                </a:cubicBezTo>
                                <a:cubicBezTo>
                                  <a:pt x="209232" y="299403"/>
                                  <a:pt x="201422" y="298069"/>
                                  <a:pt x="193294" y="295656"/>
                                </a:cubicBezTo>
                                <a:cubicBezTo>
                                  <a:pt x="176784" y="290703"/>
                                  <a:pt x="159258" y="282702"/>
                                  <a:pt x="140843" y="270129"/>
                                </a:cubicBezTo>
                                <a:cubicBezTo>
                                  <a:pt x="122174" y="257937"/>
                                  <a:pt x="102870" y="241936"/>
                                  <a:pt x="82804" y="221869"/>
                                </a:cubicBezTo>
                                <a:cubicBezTo>
                                  <a:pt x="62103" y="201168"/>
                                  <a:pt x="45593" y="180975"/>
                                  <a:pt x="32766" y="161544"/>
                                </a:cubicBezTo>
                                <a:cubicBezTo>
                                  <a:pt x="19939" y="141986"/>
                                  <a:pt x="11303" y="123571"/>
                                  <a:pt x="5969" y="106045"/>
                                </a:cubicBezTo>
                                <a:cubicBezTo>
                                  <a:pt x="889" y="88900"/>
                                  <a:pt x="0" y="73025"/>
                                  <a:pt x="2540" y="58420"/>
                                </a:cubicBezTo>
                                <a:cubicBezTo>
                                  <a:pt x="4953" y="44069"/>
                                  <a:pt x="11557" y="31623"/>
                                  <a:pt x="21971" y="21209"/>
                                </a:cubicBezTo>
                                <a:cubicBezTo>
                                  <a:pt x="26670" y="16637"/>
                                  <a:pt x="31750" y="12700"/>
                                  <a:pt x="37338" y="9779"/>
                                </a:cubicBezTo>
                                <a:cubicBezTo>
                                  <a:pt x="43053" y="6731"/>
                                  <a:pt x="48768" y="4445"/>
                                  <a:pt x="54610" y="2921"/>
                                </a:cubicBezTo>
                                <a:cubicBezTo>
                                  <a:pt x="60452" y="1397"/>
                                  <a:pt x="66040" y="254"/>
                                  <a:pt x="71628" y="254"/>
                                </a:cubicBezTo>
                                <a:close/>
                              </a:path>
                            </a:pathLst>
                          </a:custGeom>
                          <a:solidFill>
                            <a:srgbClr val="FF0000">
                              <a:alpha val="50196"/>
                            </a:srgbClr>
                          </a:solidFill>
                          <a:ln w="0" cap="flat">
                            <a:noFill/>
                            <a:miter lim="127000"/>
                          </a:ln>
                          <a:effectLst/>
                        </wps:spPr>
                        <wps:bodyPr/>
                      </wps:wsp>
                      <wps:wsp>
                        <wps:cNvPr id="19" name="Shape 617"/>
                        <wps:cNvSpPr/>
                        <wps:spPr>
                          <a:xfrm>
                            <a:off x="1861185" y="5579871"/>
                            <a:ext cx="264795" cy="265049"/>
                          </a:xfrm>
                          <a:custGeom>
                            <a:avLst/>
                            <a:gdLst/>
                            <a:ahLst/>
                            <a:cxnLst/>
                            <a:rect l="0" t="0" r="0" b="0"/>
                            <a:pathLst>
                              <a:path w="264795" h="265049">
                                <a:moveTo>
                                  <a:pt x="16764" y="381"/>
                                </a:moveTo>
                                <a:cubicBezTo>
                                  <a:pt x="18161" y="0"/>
                                  <a:pt x="19304" y="127"/>
                                  <a:pt x="20320" y="508"/>
                                </a:cubicBezTo>
                                <a:cubicBezTo>
                                  <a:pt x="21463" y="889"/>
                                  <a:pt x="22606" y="1778"/>
                                  <a:pt x="23495" y="2794"/>
                                </a:cubicBezTo>
                                <a:cubicBezTo>
                                  <a:pt x="102997" y="82169"/>
                                  <a:pt x="182499" y="161798"/>
                                  <a:pt x="262128" y="241300"/>
                                </a:cubicBezTo>
                                <a:cubicBezTo>
                                  <a:pt x="263017" y="242315"/>
                                  <a:pt x="263906" y="243332"/>
                                  <a:pt x="264287" y="244475"/>
                                </a:cubicBezTo>
                                <a:cubicBezTo>
                                  <a:pt x="264668" y="245618"/>
                                  <a:pt x="264795" y="246634"/>
                                  <a:pt x="264287" y="247904"/>
                                </a:cubicBezTo>
                                <a:cubicBezTo>
                                  <a:pt x="264033" y="249301"/>
                                  <a:pt x="263398" y="250698"/>
                                  <a:pt x="262382" y="252476"/>
                                </a:cubicBezTo>
                                <a:cubicBezTo>
                                  <a:pt x="261239" y="254000"/>
                                  <a:pt x="259842" y="255905"/>
                                  <a:pt x="257683" y="258063"/>
                                </a:cubicBezTo>
                                <a:cubicBezTo>
                                  <a:pt x="255651" y="259969"/>
                                  <a:pt x="253746" y="261493"/>
                                  <a:pt x="252222" y="262636"/>
                                </a:cubicBezTo>
                                <a:cubicBezTo>
                                  <a:pt x="250571" y="263525"/>
                                  <a:pt x="249047" y="264413"/>
                                  <a:pt x="247650" y="264668"/>
                                </a:cubicBezTo>
                                <a:cubicBezTo>
                                  <a:pt x="246380" y="265049"/>
                                  <a:pt x="245237" y="265049"/>
                                  <a:pt x="244221" y="264668"/>
                                </a:cubicBezTo>
                                <a:cubicBezTo>
                                  <a:pt x="242951" y="264160"/>
                                  <a:pt x="241935" y="263398"/>
                                  <a:pt x="241046" y="262382"/>
                                </a:cubicBezTo>
                                <a:cubicBezTo>
                                  <a:pt x="161417" y="182880"/>
                                  <a:pt x="81915" y="103378"/>
                                  <a:pt x="2413" y="23876"/>
                                </a:cubicBezTo>
                                <a:cubicBezTo>
                                  <a:pt x="1524" y="22860"/>
                                  <a:pt x="762" y="21590"/>
                                  <a:pt x="381" y="20574"/>
                                </a:cubicBezTo>
                                <a:cubicBezTo>
                                  <a:pt x="0" y="19431"/>
                                  <a:pt x="0" y="18288"/>
                                  <a:pt x="381" y="16764"/>
                                </a:cubicBezTo>
                                <a:cubicBezTo>
                                  <a:pt x="762" y="15621"/>
                                  <a:pt x="1524" y="13970"/>
                                  <a:pt x="2413" y="12319"/>
                                </a:cubicBezTo>
                                <a:cubicBezTo>
                                  <a:pt x="3556" y="10795"/>
                                  <a:pt x="4953" y="9017"/>
                                  <a:pt x="6858" y="7239"/>
                                </a:cubicBezTo>
                                <a:cubicBezTo>
                                  <a:pt x="8890" y="5080"/>
                                  <a:pt x="10795" y="3556"/>
                                  <a:pt x="12319" y="2413"/>
                                </a:cubicBezTo>
                                <a:cubicBezTo>
                                  <a:pt x="14097" y="1397"/>
                                  <a:pt x="15494" y="762"/>
                                  <a:pt x="16764" y="381"/>
                                </a:cubicBezTo>
                                <a:close/>
                              </a:path>
                            </a:pathLst>
                          </a:custGeom>
                          <a:solidFill>
                            <a:srgbClr val="FF0000">
                              <a:alpha val="50196"/>
                            </a:srgbClr>
                          </a:solidFill>
                          <a:ln w="0" cap="flat">
                            <a:noFill/>
                            <a:miter lim="127000"/>
                          </a:ln>
                          <a:effectLst/>
                        </wps:spPr>
                        <wps:bodyPr/>
                      </wps:wsp>
                      <wps:wsp>
                        <wps:cNvPr id="20" name="Shape 618"/>
                        <wps:cNvSpPr/>
                        <wps:spPr>
                          <a:xfrm>
                            <a:off x="1962785" y="5472810"/>
                            <a:ext cx="118745" cy="216546"/>
                          </a:xfrm>
                          <a:custGeom>
                            <a:avLst/>
                            <a:gdLst/>
                            <a:ahLst/>
                            <a:cxnLst/>
                            <a:rect l="0" t="0" r="0" b="0"/>
                            <a:pathLst>
                              <a:path w="118745" h="216546">
                                <a:moveTo>
                                  <a:pt x="25908" y="381"/>
                                </a:moveTo>
                                <a:cubicBezTo>
                                  <a:pt x="27559" y="889"/>
                                  <a:pt x="29210" y="1778"/>
                                  <a:pt x="30861" y="2667"/>
                                </a:cubicBezTo>
                                <a:lnTo>
                                  <a:pt x="118745" y="57565"/>
                                </a:lnTo>
                                <a:lnTo>
                                  <a:pt x="118745" y="92964"/>
                                </a:lnTo>
                                <a:lnTo>
                                  <a:pt x="42799" y="44958"/>
                                </a:lnTo>
                                <a:lnTo>
                                  <a:pt x="118745" y="164073"/>
                                </a:lnTo>
                                <a:lnTo>
                                  <a:pt x="118745" y="216546"/>
                                </a:lnTo>
                                <a:lnTo>
                                  <a:pt x="2540" y="30734"/>
                                </a:lnTo>
                                <a:cubicBezTo>
                                  <a:pt x="1651" y="28956"/>
                                  <a:pt x="889" y="27432"/>
                                  <a:pt x="508" y="25908"/>
                                </a:cubicBezTo>
                                <a:cubicBezTo>
                                  <a:pt x="0" y="24384"/>
                                  <a:pt x="127" y="23114"/>
                                  <a:pt x="635" y="21463"/>
                                </a:cubicBezTo>
                                <a:cubicBezTo>
                                  <a:pt x="1143" y="19812"/>
                                  <a:pt x="2159" y="18161"/>
                                  <a:pt x="3429" y="16383"/>
                                </a:cubicBezTo>
                                <a:cubicBezTo>
                                  <a:pt x="4953" y="14478"/>
                                  <a:pt x="6858" y="12573"/>
                                  <a:pt x="9398" y="10160"/>
                                </a:cubicBezTo>
                                <a:cubicBezTo>
                                  <a:pt x="11938" y="7620"/>
                                  <a:pt x="14097" y="5334"/>
                                  <a:pt x="16002" y="3810"/>
                                </a:cubicBezTo>
                                <a:cubicBezTo>
                                  <a:pt x="18034" y="2286"/>
                                  <a:pt x="19685" y="1270"/>
                                  <a:pt x="21336" y="762"/>
                                </a:cubicBezTo>
                                <a:cubicBezTo>
                                  <a:pt x="22987" y="254"/>
                                  <a:pt x="24384" y="0"/>
                                  <a:pt x="25908" y="381"/>
                                </a:cubicBezTo>
                                <a:close/>
                              </a:path>
                            </a:pathLst>
                          </a:custGeom>
                          <a:solidFill>
                            <a:srgbClr val="FF0000">
                              <a:alpha val="50196"/>
                            </a:srgbClr>
                          </a:solidFill>
                          <a:ln w="0" cap="flat">
                            <a:noFill/>
                            <a:miter lim="127000"/>
                          </a:ln>
                          <a:effectLst/>
                        </wps:spPr>
                        <wps:bodyPr/>
                      </wps:wsp>
                      <wps:wsp>
                        <wps:cNvPr id="21" name="Shape 619"/>
                        <wps:cNvSpPr/>
                        <wps:spPr>
                          <a:xfrm>
                            <a:off x="2081530" y="5530375"/>
                            <a:ext cx="207645" cy="268444"/>
                          </a:xfrm>
                          <a:custGeom>
                            <a:avLst/>
                            <a:gdLst/>
                            <a:ahLst/>
                            <a:cxnLst/>
                            <a:rect l="0" t="0" r="0" b="0"/>
                            <a:pathLst>
                              <a:path w="207645" h="268444">
                                <a:moveTo>
                                  <a:pt x="0" y="0"/>
                                </a:moveTo>
                                <a:lnTo>
                                  <a:pt x="196342" y="122648"/>
                                </a:lnTo>
                                <a:cubicBezTo>
                                  <a:pt x="199898" y="124934"/>
                                  <a:pt x="202311" y="126712"/>
                                  <a:pt x="204216" y="128236"/>
                                </a:cubicBezTo>
                                <a:cubicBezTo>
                                  <a:pt x="205994" y="130014"/>
                                  <a:pt x="206883" y="131665"/>
                                  <a:pt x="207264" y="133316"/>
                                </a:cubicBezTo>
                                <a:cubicBezTo>
                                  <a:pt x="207645" y="134967"/>
                                  <a:pt x="207137" y="136618"/>
                                  <a:pt x="205867" y="138269"/>
                                </a:cubicBezTo>
                                <a:cubicBezTo>
                                  <a:pt x="204343" y="140047"/>
                                  <a:pt x="202565" y="142206"/>
                                  <a:pt x="200025" y="144746"/>
                                </a:cubicBezTo>
                                <a:cubicBezTo>
                                  <a:pt x="197485" y="147286"/>
                                  <a:pt x="195580" y="149318"/>
                                  <a:pt x="193802" y="150461"/>
                                </a:cubicBezTo>
                                <a:cubicBezTo>
                                  <a:pt x="192024" y="151985"/>
                                  <a:pt x="190500" y="152620"/>
                                  <a:pt x="189230" y="152874"/>
                                </a:cubicBezTo>
                                <a:cubicBezTo>
                                  <a:pt x="187960" y="153382"/>
                                  <a:pt x="186944" y="153255"/>
                                  <a:pt x="185801" y="152874"/>
                                </a:cubicBezTo>
                                <a:cubicBezTo>
                                  <a:pt x="184658" y="152493"/>
                                  <a:pt x="183388" y="151858"/>
                                  <a:pt x="181737" y="151096"/>
                                </a:cubicBezTo>
                                <a:cubicBezTo>
                                  <a:pt x="157099" y="135348"/>
                                  <a:pt x="132334" y="119981"/>
                                  <a:pt x="107696" y="104233"/>
                                </a:cubicBezTo>
                                <a:cubicBezTo>
                                  <a:pt x="85598" y="126331"/>
                                  <a:pt x="63627" y="148302"/>
                                  <a:pt x="41529" y="170400"/>
                                </a:cubicBezTo>
                                <a:cubicBezTo>
                                  <a:pt x="57277" y="194530"/>
                                  <a:pt x="72644" y="218914"/>
                                  <a:pt x="88265" y="243044"/>
                                </a:cubicBezTo>
                                <a:cubicBezTo>
                                  <a:pt x="89154" y="244441"/>
                                  <a:pt x="89789" y="245838"/>
                                  <a:pt x="90170" y="246981"/>
                                </a:cubicBezTo>
                                <a:cubicBezTo>
                                  <a:pt x="90805" y="248378"/>
                                  <a:pt x="90805" y="249521"/>
                                  <a:pt x="90551" y="250791"/>
                                </a:cubicBezTo>
                                <a:cubicBezTo>
                                  <a:pt x="90424" y="252442"/>
                                  <a:pt x="89789" y="253966"/>
                                  <a:pt x="88519" y="255490"/>
                                </a:cubicBezTo>
                                <a:cubicBezTo>
                                  <a:pt x="87249" y="257141"/>
                                  <a:pt x="85598" y="259173"/>
                                  <a:pt x="83312" y="261586"/>
                                </a:cubicBezTo>
                                <a:cubicBezTo>
                                  <a:pt x="81026" y="263872"/>
                                  <a:pt x="78740" y="265650"/>
                                  <a:pt x="77089" y="266920"/>
                                </a:cubicBezTo>
                                <a:cubicBezTo>
                                  <a:pt x="75184" y="268063"/>
                                  <a:pt x="73533" y="268444"/>
                                  <a:pt x="72009" y="268190"/>
                                </a:cubicBezTo>
                                <a:cubicBezTo>
                                  <a:pt x="70485" y="267809"/>
                                  <a:pt x="68707" y="266920"/>
                                  <a:pt x="67056" y="264888"/>
                                </a:cubicBezTo>
                                <a:cubicBezTo>
                                  <a:pt x="65405" y="263237"/>
                                  <a:pt x="63627" y="260824"/>
                                  <a:pt x="61468" y="257268"/>
                                </a:cubicBezTo>
                                <a:lnTo>
                                  <a:pt x="0" y="158981"/>
                                </a:lnTo>
                                <a:lnTo>
                                  <a:pt x="0" y="106508"/>
                                </a:lnTo>
                                <a:lnTo>
                                  <a:pt x="20574" y="138777"/>
                                </a:lnTo>
                                <a:cubicBezTo>
                                  <a:pt x="38989" y="120362"/>
                                  <a:pt x="57404" y="101947"/>
                                  <a:pt x="75946" y="83405"/>
                                </a:cubicBezTo>
                                <a:lnTo>
                                  <a:pt x="0" y="35399"/>
                                </a:lnTo>
                                <a:lnTo>
                                  <a:pt x="0" y="0"/>
                                </a:lnTo>
                                <a:close/>
                              </a:path>
                            </a:pathLst>
                          </a:custGeom>
                          <a:solidFill>
                            <a:srgbClr val="FF0000">
                              <a:alpha val="50196"/>
                            </a:srgbClr>
                          </a:solidFill>
                          <a:ln w="0" cap="flat">
                            <a:noFill/>
                            <a:miter lim="127000"/>
                          </a:ln>
                          <a:effectLst/>
                        </wps:spPr>
                        <wps:bodyPr/>
                      </wps:wsp>
                      <wps:wsp>
                        <wps:cNvPr id="22" name="Shape 620"/>
                        <wps:cNvSpPr/>
                        <wps:spPr>
                          <a:xfrm>
                            <a:off x="2069973" y="5370829"/>
                            <a:ext cx="325374" cy="262255"/>
                          </a:xfrm>
                          <a:custGeom>
                            <a:avLst/>
                            <a:gdLst/>
                            <a:ahLst/>
                            <a:cxnLst/>
                            <a:rect l="0" t="0" r="0" b="0"/>
                            <a:pathLst>
                              <a:path w="325374" h="262255">
                                <a:moveTo>
                                  <a:pt x="17018" y="381"/>
                                </a:moveTo>
                                <a:cubicBezTo>
                                  <a:pt x="18542" y="0"/>
                                  <a:pt x="19558" y="127"/>
                                  <a:pt x="20574" y="508"/>
                                </a:cubicBezTo>
                                <a:cubicBezTo>
                                  <a:pt x="21717" y="889"/>
                                  <a:pt x="22860" y="1778"/>
                                  <a:pt x="23876" y="2794"/>
                                </a:cubicBezTo>
                                <a:cubicBezTo>
                                  <a:pt x="95377" y="74295"/>
                                  <a:pt x="167005" y="146050"/>
                                  <a:pt x="238760" y="217678"/>
                                </a:cubicBezTo>
                                <a:cubicBezTo>
                                  <a:pt x="257810" y="198628"/>
                                  <a:pt x="276733" y="179578"/>
                                  <a:pt x="295783" y="160655"/>
                                </a:cubicBezTo>
                                <a:cubicBezTo>
                                  <a:pt x="296545" y="159893"/>
                                  <a:pt x="297307" y="159385"/>
                                  <a:pt x="298450" y="159385"/>
                                </a:cubicBezTo>
                                <a:cubicBezTo>
                                  <a:pt x="299593" y="159512"/>
                                  <a:pt x="300990" y="159893"/>
                                  <a:pt x="302387" y="160655"/>
                                </a:cubicBezTo>
                                <a:cubicBezTo>
                                  <a:pt x="303911" y="161290"/>
                                  <a:pt x="305689" y="162687"/>
                                  <a:pt x="307467" y="164338"/>
                                </a:cubicBezTo>
                                <a:cubicBezTo>
                                  <a:pt x="309372" y="165862"/>
                                  <a:pt x="311785" y="168021"/>
                                  <a:pt x="314198" y="170561"/>
                                </a:cubicBezTo>
                                <a:cubicBezTo>
                                  <a:pt x="316738" y="173101"/>
                                  <a:pt x="318770" y="175260"/>
                                  <a:pt x="320294" y="177038"/>
                                </a:cubicBezTo>
                                <a:cubicBezTo>
                                  <a:pt x="321945" y="178943"/>
                                  <a:pt x="323215" y="180721"/>
                                  <a:pt x="323977" y="182245"/>
                                </a:cubicBezTo>
                                <a:cubicBezTo>
                                  <a:pt x="325120" y="184023"/>
                                  <a:pt x="325374" y="185166"/>
                                  <a:pt x="325374" y="186309"/>
                                </a:cubicBezTo>
                                <a:cubicBezTo>
                                  <a:pt x="325374" y="187452"/>
                                  <a:pt x="325120" y="188468"/>
                                  <a:pt x="324358" y="189230"/>
                                </a:cubicBezTo>
                                <a:cubicBezTo>
                                  <a:pt x="300990" y="212598"/>
                                  <a:pt x="277495" y="236093"/>
                                  <a:pt x="254127" y="259461"/>
                                </a:cubicBezTo>
                                <a:cubicBezTo>
                                  <a:pt x="252222" y="261366"/>
                                  <a:pt x="249428" y="262255"/>
                                  <a:pt x="245745" y="261747"/>
                                </a:cubicBezTo>
                                <a:cubicBezTo>
                                  <a:pt x="242062" y="261620"/>
                                  <a:pt x="237871" y="258953"/>
                                  <a:pt x="232791" y="253873"/>
                                </a:cubicBezTo>
                                <a:cubicBezTo>
                                  <a:pt x="156083" y="177165"/>
                                  <a:pt x="79375" y="100457"/>
                                  <a:pt x="2794" y="23876"/>
                                </a:cubicBezTo>
                                <a:cubicBezTo>
                                  <a:pt x="1778" y="22860"/>
                                  <a:pt x="889" y="21844"/>
                                  <a:pt x="508" y="20701"/>
                                </a:cubicBezTo>
                                <a:cubicBezTo>
                                  <a:pt x="127" y="19558"/>
                                  <a:pt x="0" y="18542"/>
                                  <a:pt x="381" y="17018"/>
                                </a:cubicBezTo>
                                <a:cubicBezTo>
                                  <a:pt x="762" y="15748"/>
                                  <a:pt x="1524" y="14224"/>
                                  <a:pt x="2413" y="12573"/>
                                </a:cubicBezTo>
                                <a:cubicBezTo>
                                  <a:pt x="3683" y="10922"/>
                                  <a:pt x="5207" y="9017"/>
                                  <a:pt x="7112" y="7239"/>
                                </a:cubicBezTo>
                                <a:cubicBezTo>
                                  <a:pt x="9271" y="5080"/>
                                  <a:pt x="11049" y="3556"/>
                                  <a:pt x="12573" y="2286"/>
                                </a:cubicBezTo>
                                <a:cubicBezTo>
                                  <a:pt x="14351" y="1397"/>
                                  <a:pt x="15748" y="762"/>
                                  <a:pt x="17018" y="381"/>
                                </a:cubicBezTo>
                                <a:close/>
                              </a:path>
                            </a:pathLst>
                          </a:custGeom>
                          <a:solidFill>
                            <a:srgbClr val="FF0000">
                              <a:alpha val="50196"/>
                            </a:srgbClr>
                          </a:solidFill>
                          <a:ln w="0" cap="flat">
                            <a:noFill/>
                            <a:miter lim="127000"/>
                          </a:ln>
                          <a:effectLst/>
                        </wps:spPr>
                        <wps:bodyPr/>
                      </wps:wsp>
                      <wps:wsp>
                        <wps:cNvPr id="23" name="Shape 621"/>
                        <wps:cNvSpPr/>
                        <wps:spPr>
                          <a:xfrm>
                            <a:off x="2271141" y="5164581"/>
                            <a:ext cx="118745" cy="216419"/>
                          </a:xfrm>
                          <a:custGeom>
                            <a:avLst/>
                            <a:gdLst/>
                            <a:ahLst/>
                            <a:cxnLst/>
                            <a:rect l="0" t="0" r="0" b="0"/>
                            <a:pathLst>
                              <a:path w="118745" h="216419">
                                <a:moveTo>
                                  <a:pt x="25908" y="254"/>
                                </a:moveTo>
                                <a:cubicBezTo>
                                  <a:pt x="27559" y="635"/>
                                  <a:pt x="29210" y="1524"/>
                                  <a:pt x="30861" y="2540"/>
                                </a:cubicBezTo>
                                <a:lnTo>
                                  <a:pt x="118745" y="57438"/>
                                </a:lnTo>
                                <a:lnTo>
                                  <a:pt x="118745" y="92733"/>
                                </a:lnTo>
                                <a:lnTo>
                                  <a:pt x="42926" y="44704"/>
                                </a:lnTo>
                                <a:cubicBezTo>
                                  <a:pt x="42926" y="44704"/>
                                  <a:pt x="42799" y="44831"/>
                                  <a:pt x="42799" y="44831"/>
                                </a:cubicBezTo>
                                <a:lnTo>
                                  <a:pt x="118745" y="163946"/>
                                </a:lnTo>
                                <a:lnTo>
                                  <a:pt x="118745" y="216419"/>
                                </a:lnTo>
                                <a:lnTo>
                                  <a:pt x="2540" y="30607"/>
                                </a:lnTo>
                                <a:cubicBezTo>
                                  <a:pt x="1651" y="28829"/>
                                  <a:pt x="889" y="27305"/>
                                  <a:pt x="508" y="25781"/>
                                </a:cubicBezTo>
                                <a:cubicBezTo>
                                  <a:pt x="0" y="24257"/>
                                  <a:pt x="254" y="22987"/>
                                  <a:pt x="635" y="21336"/>
                                </a:cubicBezTo>
                                <a:cubicBezTo>
                                  <a:pt x="1143" y="19685"/>
                                  <a:pt x="2159" y="18034"/>
                                  <a:pt x="3429" y="16256"/>
                                </a:cubicBezTo>
                                <a:cubicBezTo>
                                  <a:pt x="4953" y="14351"/>
                                  <a:pt x="6985" y="12446"/>
                                  <a:pt x="9398" y="9906"/>
                                </a:cubicBezTo>
                                <a:cubicBezTo>
                                  <a:pt x="11938" y="7366"/>
                                  <a:pt x="14097" y="5207"/>
                                  <a:pt x="16002" y="3683"/>
                                </a:cubicBezTo>
                                <a:cubicBezTo>
                                  <a:pt x="18034" y="2159"/>
                                  <a:pt x="19685" y="1143"/>
                                  <a:pt x="21336" y="635"/>
                                </a:cubicBezTo>
                                <a:cubicBezTo>
                                  <a:pt x="22987" y="127"/>
                                  <a:pt x="24384" y="0"/>
                                  <a:pt x="25908" y="254"/>
                                </a:cubicBezTo>
                                <a:close/>
                              </a:path>
                            </a:pathLst>
                          </a:custGeom>
                          <a:solidFill>
                            <a:srgbClr val="FF0000">
                              <a:alpha val="50196"/>
                            </a:srgbClr>
                          </a:solidFill>
                          <a:ln w="0" cap="flat">
                            <a:noFill/>
                            <a:miter lim="127000"/>
                          </a:ln>
                          <a:effectLst/>
                        </wps:spPr>
                        <wps:bodyPr/>
                      </wps:wsp>
                      <wps:wsp>
                        <wps:cNvPr id="24" name="Shape 622"/>
                        <wps:cNvSpPr/>
                        <wps:spPr>
                          <a:xfrm>
                            <a:off x="2225929" y="5065013"/>
                            <a:ext cx="39878" cy="99695"/>
                          </a:xfrm>
                          <a:custGeom>
                            <a:avLst/>
                            <a:gdLst/>
                            <a:ahLst/>
                            <a:cxnLst/>
                            <a:rect l="0" t="0" r="0" b="0"/>
                            <a:pathLst>
                              <a:path w="39878" h="99695">
                                <a:moveTo>
                                  <a:pt x="20320" y="381"/>
                                </a:moveTo>
                                <a:cubicBezTo>
                                  <a:pt x="21971" y="762"/>
                                  <a:pt x="22987" y="1651"/>
                                  <a:pt x="24130" y="2794"/>
                                </a:cubicBezTo>
                                <a:cubicBezTo>
                                  <a:pt x="25019" y="4318"/>
                                  <a:pt x="25654" y="5842"/>
                                  <a:pt x="26289" y="8001"/>
                                </a:cubicBezTo>
                                <a:cubicBezTo>
                                  <a:pt x="30734" y="30861"/>
                                  <a:pt x="34671" y="53848"/>
                                  <a:pt x="39116" y="76581"/>
                                </a:cubicBezTo>
                                <a:cubicBezTo>
                                  <a:pt x="39624" y="78740"/>
                                  <a:pt x="39751" y="80518"/>
                                  <a:pt x="39751" y="81661"/>
                                </a:cubicBezTo>
                                <a:cubicBezTo>
                                  <a:pt x="39878" y="83312"/>
                                  <a:pt x="39497" y="84582"/>
                                  <a:pt x="38989" y="85852"/>
                                </a:cubicBezTo>
                                <a:cubicBezTo>
                                  <a:pt x="38735" y="87249"/>
                                  <a:pt x="37719" y="88646"/>
                                  <a:pt x="36957" y="89916"/>
                                </a:cubicBezTo>
                                <a:cubicBezTo>
                                  <a:pt x="35941" y="91313"/>
                                  <a:pt x="34671" y="93091"/>
                                  <a:pt x="32893" y="94742"/>
                                </a:cubicBezTo>
                                <a:cubicBezTo>
                                  <a:pt x="30988" y="96647"/>
                                  <a:pt x="29337" y="97917"/>
                                  <a:pt x="27813" y="98552"/>
                                </a:cubicBezTo>
                                <a:cubicBezTo>
                                  <a:pt x="26543" y="99568"/>
                                  <a:pt x="25273" y="99695"/>
                                  <a:pt x="24130" y="99314"/>
                                </a:cubicBezTo>
                                <a:cubicBezTo>
                                  <a:pt x="23114" y="99060"/>
                                  <a:pt x="22098" y="98171"/>
                                  <a:pt x="21209" y="97155"/>
                                </a:cubicBezTo>
                                <a:cubicBezTo>
                                  <a:pt x="20447" y="96012"/>
                                  <a:pt x="19558" y="94234"/>
                                  <a:pt x="18923" y="92075"/>
                                </a:cubicBezTo>
                                <a:cubicBezTo>
                                  <a:pt x="12954" y="70739"/>
                                  <a:pt x="7366" y="49276"/>
                                  <a:pt x="1270" y="27940"/>
                                </a:cubicBezTo>
                                <a:cubicBezTo>
                                  <a:pt x="381" y="25400"/>
                                  <a:pt x="254" y="23368"/>
                                  <a:pt x="127" y="21463"/>
                                </a:cubicBezTo>
                                <a:cubicBezTo>
                                  <a:pt x="0" y="19685"/>
                                  <a:pt x="381" y="18161"/>
                                  <a:pt x="889" y="16510"/>
                                </a:cubicBezTo>
                                <a:cubicBezTo>
                                  <a:pt x="1397" y="14859"/>
                                  <a:pt x="2286" y="13208"/>
                                  <a:pt x="3556" y="11557"/>
                                </a:cubicBezTo>
                                <a:cubicBezTo>
                                  <a:pt x="4826" y="9906"/>
                                  <a:pt x="6604" y="8128"/>
                                  <a:pt x="8636" y="6096"/>
                                </a:cubicBezTo>
                                <a:cubicBezTo>
                                  <a:pt x="11049" y="3683"/>
                                  <a:pt x="13208" y="1778"/>
                                  <a:pt x="15113" y="1143"/>
                                </a:cubicBezTo>
                                <a:cubicBezTo>
                                  <a:pt x="17145" y="254"/>
                                  <a:pt x="18796" y="0"/>
                                  <a:pt x="20320" y="381"/>
                                </a:cubicBezTo>
                                <a:close/>
                              </a:path>
                            </a:pathLst>
                          </a:custGeom>
                          <a:solidFill>
                            <a:srgbClr val="FF0000">
                              <a:alpha val="50196"/>
                            </a:srgbClr>
                          </a:solidFill>
                          <a:ln w="0" cap="flat">
                            <a:noFill/>
                            <a:miter lim="127000"/>
                          </a:ln>
                          <a:effectLst/>
                        </wps:spPr>
                        <wps:bodyPr/>
                      </wps:wsp>
                      <wps:wsp>
                        <wps:cNvPr id="25" name="Shape 623"/>
                        <wps:cNvSpPr/>
                        <wps:spPr>
                          <a:xfrm>
                            <a:off x="2389886" y="5222019"/>
                            <a:ext cx="207645" cy="268571"/>
                          </a:xfrm>
                          <a:custGeom>
                            <a:avLst/>
                            <a:gdLst/>
                            <a:ahLst/>
                            <a:cxnLst/>
                            <a:rect l="0" t="0" r="0" b="0"/>
                            <a:pathLst>
                              <a:path w="207645" h="268571">
                                <a:moveTo>
                                  <a:pt x="0" y="0"/>
                                </a:moveTo>
                                <a:lnTo>
                                  <a:pt x="196342" y="122648"/>
                                </a:lnTo>
                                <a:cubicBezTo>
                                  <a:pt x="199898" y="124934"/>
                                  <a:pt x="202438" y="126712"/>
                                  <a:pt x="204216" y="128236"/>
                                </a:cubicBezTo>
                                <a:cubicBezTo>
                                  <a:pt x="205994" y="130014"/>
                                  <a:pt x="206883" y="131665"/>
                                  <a:pt x="207264" y="133316"/>
                                </a:cubicBezTo>
                                <a:cubicBezTo>
                                  <a:pt x="207645" y="134967"/>
                                  <a:pt x="207137" y="136491"/>
                                  <a:pt x="205867" y="138142"/>
                                </a:cubicBezTo>
                                <a:cubicBezTo>
                                  <a:pt x="204343" y="140047"/>
                                  <a:pt x="202692" y="142206"/>
                                  <a:pt x="200152" y="144746"/>
                                </a:cubicBezTo>
                                <a:cubicBezTo>
                                  <a:pt x="197485" y="147413"/>
                                  <a:pt x="195453" y="149318"/>
                                  <a:pt x="193802" y="150461"/>
                                </a:cubicBezTo>
                                <a:cubicBezTo>
                                  <a:pt x="192024" y="151985"/>
                                  <a:pt x="190627" y="152620"/>
                                  <a:pt x="189230" y="152747"/>
                                </a:cubicBezTo>
                                <a:cubicBezTo>
                                  <a:pt x="188087" y="153382"/>
                                  <a:pt x="186944" y="153255"/>
                                  <a:pt x="185801" y="152747"/>
                                </a:cubicBezTo>
                                <a:cubicBezTo>
                                  <a:pt x="184658" y="152493"/>
                                  <a:pt x="183388" y="151858"/>
                                  <a:pt x="181737" y="151096"/>
                                </a:cubicBezTo>
                                <a:cubicBezTo>
                                  <a:pt x="157226" y="135348"/>
                                  <a:pt x="132334" y="119981"/>
                                  <a:pt x="107696" y="104233"/>
                                </a:cubicBezTo>
                                <a:cubicBezTo>
                                  <a:pt x="85598" y="126331"/>
                                  <a:pt x="63627" y="148302"/>
                                  <a:pt x="41529" y="170400"/>
                                </a:cubicBezTo>
                                <a:cubicBezTo>
                                  <a:pt x="57150" y="194530"/>
                                  <a:pt x="72644" y="218914"/>
                                  <a:pt x="88265" y="243044"/>
                                </a:cubicBezTo>
                                <a:cubicBezTo>
                                  <a:pt x="89154" y="244441"/>
                                  <a:pt x="89789" y="245838"/>
                                  <a:pt x="90170" y="246981"/>
                                </a:cubicBezTo>
                                <a:cubicBezTo>
                                  <a:pt x="90805" y="248378"/>
                                  <a:pt x="90805" y="249521"/>
                                  <a:pt x="90551" y="250791"/>
                                </a:cubicBezTo>
                                <a:cubicBezTo>
                                  <a:pt x="90424" y="252442"/>
                                  <a:pt x="89789" y="253966"/>
                                  <a:pt x="88519" y="255490"/>
                                </a:cubicBezTo>
                                <a:cubicBezTo>
                                  <a:pt x="87249" y="257141"/>
                                  <a:pt x="85725" y="259173"/>
                                  <a:pt x="83312" y="261586"/>
                                </a:cubicBezTo>
                                <a:cubicBezTo>
                                  <a:pt x="81026" y="263872"/>
                                  <a:pt x="78740" y="265523"/>
                                  <a:pt x="77089" y="266920"/>
                                </a:cubicBezTo>
                                <a:cubicBezTo>
                                  <a:pt x="75184" y="268063"/>
                                  <a:pt x="73533" y="268571"/>
                                  <a:pt x="72009" y="268190"/>
                                </a:cubicBezTo>
                                <a:cubicBezTo>
                                  <a:pt x="70485" y="267809"/>
                                  <a:pt x="68707" y="266920"/>
                                  <a:pt x="67183" y="264888"/>
                                </a:cubicBezTo>
                                <a:cubicBezTo>
                                  <a:pt x="65405" y="263237"/>
                                  <a:pt x="63627" y="260824"/>
                                  <a:pt x="61468" y="257268"/>
                                </a:cubicBezTo>
                                <a:lnTo>
                                  <a:pt x="0" y="158981"/>
                                </a:lnTo>
                                <a:lnTo>
                                  <a:pt x="0" y="106508"/>
                                </a:lnTo>
                                <a:lnTo>
                                  <a:pt x="20574" y="138777"/>
                                </a:lnTo>
                                <a:cubicBezTo>
                                  <a:pt x="38989" y="120362"/>
                                  <a:pt x="57404" y="101947"/>
                                  <a:pt x="75946" y="83405"/>
                                </a:cubicBezTo>
                                <a:lnTo>
                                  <a:pt x="0" y="35295"/>
                                </a:lnTo>
                                <a:lnTo>
                                  <a:pt x="0" y="0"/>
                                </a:lnTo>
                                <a:close/>
                              </a:path>
                            </a:pathLst>
                          </a:custGeom>
                          <a:solidFill>
                            <a:srgbClr val="FF0000">
                              <a:alpha val="50196"/>
                            </a:srgbClr>
                          </a:solidFill>
                          <a:ln w="0" cap="flat">
                            <a:noFill/>
                            <a:miter lim="127000"/>
                          </a:ln>
                          <a:effectLst/>
                        </wps:spPr>
                        <wps:bodyPr/>
                      </wps:wsp>
                      <wps:wsp>
                        <wps:cNvPr id="26" name="Shape 624"/>
                        <wps:cNvSpPr/>
                        <wps:spPr>
                          <a:xfrm>
                            <a:off x="2381123" y="5015483"/>
                            <a:ext cx="102060" cy="172926"/>
                          </a:xfrm>
                          <a:custGeom>
                            <a:avLst/>
                            <a:gdLst/>
                            <a:ahLst/>
                            <a:cxnLst/>
                            <a:rect l="0" t="0" r="0" b="0"/>
                            <a:pathLst>
                              <a:path w="102060" h="172926">
                                <a:moveTo>
                                  <a:pt x="79502" y="0"/>
                                </a:moveTo>
                                <a:lnTo>
                                  <a:pt x="102060" y="1683"/>
                                </a:lnTo>
                                <a:lnTo>
                                  <a:pt x="102060" y="38496"/>
                                </a:lnTo>
                                <a:lnTo>
                                  <a:pt x="94885" y="36957"/>
                                </a:lnTo>
                                <a:cubicBezTo>
                                  <a:pt x="90170" y="36893"/>
                                  <a:pt x="85471" y="37782"/>
                                  <a:pt x="80772" y="39624"/>
                                </a:cubicBezTo>
                                <a:cubicBezTo>
                                  <a:pt x="77724" y="40640"/>
                                  <a:pt x="74930" y="42291"/>
                                  <a:pt x="71882" y="44450"/>
                                </a:cubicBezTo>
                                <a:cubicBezTo>
                                  <a:pt x="68961" y="46736"/>
                                  <a:pt x="65278" y="49911"/>
                                  <a:pt x="61087" y="54102"/>
                                </a:cubicBezTo>
                                <a:cubicBezTo>
                                  <a:pt x="55245" y="60071"/>
                                  <a:pt x="49276" y="66040"/>
                                  <a:pt x="43307" y="72009"/>
                                </a:cubicBezTo>
                                <a:lnTo>
                                  <a:pt x="102060" y="130762"/>
                                </a:lnTo>
                                <a:lnTo>
                                  <a:pt x="102060" y="172926"/>
                                </a:lnTo>
                                <a:lnTo>
                                  <a:pt x="8382" y="79248"/>
                                </a:lnTo>
                                <a:cubicBezTo>
                                  <a:pt x="3429" y="74295"/>
                                  <a:pt x="762" y="69977"/>
                                  <a:pt x="381" y="66167"/>
                                </a:cubicBezTo>
                                <a:cubicBezTo>
                                  <a:pt x="0" y="62611"/>
                                  <a:pt x="889" y="59817"/>
                                  <a:pt x="2794" y="58039"/>
                                </a:cubicBezTo>
                                <a:cubicBezTo>
                                  <a:pt x="14097" y="46736"/>
                                  <a:pt x="25273" y="35433"/>
                                  <a:pt x="36576" y="24257"/>
                                </a:cubicBezTo>
                                <a:cubicBezTo>
                                  <a:pt x="40640" y="20066"/>
                                  <a:pt x="44069" y="17018"/>
                                  <a:pt x="47117" y="14478"/>
                                </a:cubicBezTo>
                                <a:cubicBezTo>
                                  <a:pt x="49911" y="12319"/>
                                  <a:pt x="52832" y="10287"/>
                                  <a:pt x="55372" y="8509"/>
                                </a:cubicBezTo>
                                <a:cubicBezTo>
                                  <a:pt x="63246" y="4064"/>
                                  <a:pt x="70993" y="1016"/>
                                  <a:pt x="79502" y="0"/>
                                </a:cubicBezTo>
                                <a:close/>
                              </a:path>
                            </a:pathLst>
                          </a:custGeom>
                          <a:solidFill>
                            <a:srgbClr val="FF0000">
                              <a:alpha val="50196"/>
                            </a:srgbClr>
                          </a:solidFill>
                          <a:ln w="0" cap="flat">
                            <a:noFill/>
                            <a:miter lim="127000"/>
                          </a:ln>
                          <a:effectLst/>
                        </wps:spPr>
                        <wps:bodyPr/>
                      </wps:wsp>
                      <wps:wsp>
                        <wps:cNvPr id="27" name="Shape 625"/>
                        <wps:cNvSpPr/>
                        <wps:spPr>
                          <a:xfrm>
                            <a:off x="2483183" y="5017166"/>
                            <a:ext cx="245285" cy="310356"/>
                          </a:xfrm>
                          <a:custGeom>
                            <a:avLst/>
                            <a:gdLst/>
                            <a:ahLst/>
                            <a:cxnLst/>
                            <a:rect l="0" t="0" r="0" b="0"/>
                            <a:pathLst>
                              <a:path w="245285" h="310356">
                                <a:moveTo>
                                  <a:pt x="0" y="0"/>
                                </a:moveTo>
                                <a:lnTo>
                                  <a:pt x="2969" y="222"/>
                                </a:lnTo>
                                <a:cubicBezTo>
                                  <a:pt x="11605" y="2635"/>
                                  <a:pt x="20241" y="6191"/>
                                  <a:pt x="29004" y="11779"/>
                                </a:cubicBezTo>
                                <a:cubicBezTo>
                                  <a:pt x="37640" y="17367"/>
                                  <a:pt x="46276" y="24352"/>
                                  <a:pt x="55039" y="32988"/>
                                </a:cubicBezTo>
                                <a:cubicBezTo>
                                  <a:pt x="63167" y="41243"/>
                                  <a:pt x="69898" y="49624"/>
                                  <a:pt x="75105" y="57372"/>
                                </a:cubicBezTo>
                                <a:cubicBezTo>
                                  <a:pt x="80312" y="65627"/>
                                  <a:pt x="83995" y="73501"/>
                                  <a:pt x="86408" y="81121"/>
                                </a:cubicBezTo>
                                <a:cubicBezTo>
                                  <a:pt x="88948" y="89122"/>
                                  <a:pt x="89964" y="96742"/>
                                  <a:pt x="89837" y="104235"/>
                                </a:cubicBezTo>
                                <a:cubicBezTo>
                                  <a:pt x="89710" y="111601"/>
                                  <a:pt x="88694" y="118967"/>
                                  <a:pt x="86662" y="126206"/>
                                </a:cubicBezTo>
                                <a:cubicBezTo>
                                  <a:pt x="90980" y="125444"/>
                                  <a:pt x="95679" y="125063"/>
                                  <a:pt x="100505" y="125824"/>
                                </a:cubicBezTo>
                                <a:cubicBezTo>
                                  <a:pt x="105458" y="126587"/>
                                  <a:pt x="110792" y="127730"/>
                                  <a:pt x="116507" y="129762"/>
                                </a:cubicBezTo>
                                <a:cubicBezTo>
                                  <a:pt x="122222" y="131794"/>
                                  <a:pt x="128318" y="134334"/>
                                  <a:pt x="134922" y="137890"/>
                                </a:cubicBezTo>
                                <a:cubicBezTo>
                                  <a:pt x="141399" y="141319"/>
                                  <a:pt x="148765" y="145129"/>
                                  <a:pt x="156639" y="149828"/>
                                </a:cubicBezTo>
                                <a:cubicBezTo>
                                  <a:pt x="179626" y="163417"/>
                                  <a:pt x="202740" y="176624"/>
                                  <a:pt x="225727" y="190341"/>
                                </a:cubicBezTo>
                                <a:cubicBezTo>
                                  <a:pt x="231442" y="193770"/>
                                  <a:pt x="235379" y="196310"/>
                                  <a:pt x="237538" y="197707"/>
                                </a:cubicBezTo>
                                <a:cubicBezTo>
                                  <a:pt x="239824" y="199231"/>
                                  <a:pt x="241475" y="200628"/>
                                  <a:pt x="242491" y="201644"/>
                                </a:cubicBezTo>
                                <a:cubicBezTo>
                                  <a:pt x="243507" y="202660"/>
                                  <a:pt x="244142" y="203676"/>
                                  <a:pt x="244777" y="204692"/>
                                </a:cubicBezTo>
                                <a:cubicBezTo>
                                  <a:pt x="245285" y="205708"/>
                                  <a:pt x="245285" y="206851"/>
                                  <a:pt x="245158" y="208248"/>
                                </a:cubicBezTo>
                                <a:cubicBezTo>
                                  <a:pt x="244904" y="209645"/>
                                  <a:pt x="244142" y="211169"/>
                                  <a:pt x="242745" y="212820"/>
                                </a:cubicBezTo>
                                <a:cubicBezTo>
                                  <a:pt x="241475" y="214471"/>
                                  <a:pt x="239824" y="216630"/>
                                  <a:pt x="237284" y="219043"/>
                                </a:cubicBezTo>
                                <a:cubicBezTo>
                                  <a:pt x="235252" y="221202"/>
                                  <a:pt x="233220" y="222599"/>
                                  <a:pt x="231696" y="223869"/>
                                </a:cubicBezTo>
                                <a:cubicBezTo>
                                  <a:pt x="230299" y="225012"/>
                                  <a:pt x="228648" y="225774"/>
                                  <a:pt x="227124" y="225774"/>
                                </a:cubicBezTo>
                                <a:cubicBezTo>
                                  <a:pt x="225600" y="226155"/>
                                  <a:pt x="224203" y="225901"/>
                                  <a:pt x="222933" y="225393"/>
                                </a:cubicBezTo>
                                <a:cubicBezTo>
                                  <a:pt x="221409" y="224885"/>
                                  <a:pt x="219758" y="223996"/>
                                  <a:pt x="217853" y="222853"/>
                                </a:cubicBezTo>
                                <a:cubicBezTo>
                                  <a:pt x="193596" y="207994"/>
                                  <a:pt x="168958" y="193516"/>
                                  <a:pt x="144574" y="178784"/>
                                </a:cubicBezTo>
                                <a:cubicBezTo>
                                  <a:pt x="136319" y="173704"/>
                                  <a:pt x="128318" y="169386"/>
                                  <a:pt x="120952" y="165576"/>
                                </a:cubicBezTo>
                                <a:cubicBezTo>
                                  <a:pt x="113586" y="161766"/>
                                  <a:pt x="106474" y="159353"/>
                                  <a:pt x="99870" y="157829"/>
                                </a:cubicBezTo>
                                <a:cubicBezTo>
                                  <a:pt x="93393" y="156432"/>
                                  <a:pt x="87297" y="156432"/>
                                  <a:pt x="81455" y="157321"/>
                                </a:cubicBezTo>
                                <a:cubicBezTo>
                                  <a:pt x="75867" y="158718"/>
                                  <a:pt x="70660" y="161766"/>
                                  <a:pt x="65834" y="166592"/>
                                </a:cubicBezTo>
                                <a:cubicBezTo>
                                  <a:pt x="61135" y="171291"/>
                                  <a:pt x="56436" y="175990"/>
                                  <a:pt x="51737" y="180816"/>
                                </a:cubicBezTo>
                                <a:cubicBezTo>
                                  <a:pt x="86916" y="215995"/>
                                  <a:pt x="122222" y="251301"/>
                                  <a:pt x="157528" y="286607"/>
                                </a:cubicBezTo>
                                <a:cubicBezTo>
                                  <a:pt x="158544" y="287496"/>
                                  <a:pt x="159306" y="288512"/>
                                  <a:pt x="159687" y="289782"/>
                                </a:cubicBezTo>
                                <a:cubicBezTo>
                                  <a:pt x="160195" y="290798"/>
                                  <a:pt x="160068" y="292068"/>
                                  <a:pt x="159687" y="293211"/>
                                </a:cubicBezTo>
                                <a:cubicBezTo>
                                  <a:pt x="159433" y="294608"/>
                                  <a:pt x="158798" y="295878"/>
                                  <a:pt x="157909" y="297783"/>
                                </a:cubicBezTo>
                                <a:cubicBezTo>
                                  <a:pt x="156639" y="299180"/>
                                  <a:pt x="155242" y="301212"/>
                                  <a:pt x="153083" y="303371"/>
                                </a:cubicBezTo>
                                <a:cubicBezTo>
                                  <a:pt x="151051" y="305403"/>
                                  <a:pt x="149146" y="306800"/>
                                  <a:pt x="147622" y="307943"/>
                                </a:cubicBezTo>
                                <a:cubicBezTo>
                                  <a:pt x="145971" y="308832"/>
                                  <a:pt x="144447" y="309594"/>
                                  <a:pt x="143050" y="309848"/>
                                </a:cubicBezTo>
                                <a:cubicBezTo>
                                  <a:pt x="141780" y="310356"/>
                                  <a:pt x="140637" y="310356"/>
                                  <a:pt x="139621" y="309848"/>
                                </a:cubicBezTo>
                                <a:cubicBezTo>
                                  <a:pt x="138351" y="309467"/>
                                  <a:pt x="137462" y="308705"/>
                                  <a:pt x="136446" y="307689"/>
                                </a:cubicBezTo>
                                <a:lnTo>
                                  <a:pt x="0" y="171243"/>
                                </a:lnTo>
                                <a:lnTo>
                                  <a:pt x="0" y="129079"/>
                                </a:lnTo>
                                <a:lnTo>
                                  <a:pt x="24940" y="154019"/>
                                </a:lnTo>
                                <a:cubicBezTo>
                                  <a:pt x="31798" y="147161"/>
                                  <a:pt x="38783" y="140176"/>
                                  <a:pt x="45641" y="133318"/>
                                </a:cubicBezTo>
                                <a:cubicBezTo>
                                  <a:pt x="51102" y="127857"/>
                                  <a:pt x="55039" y="121888"/>
                                  <a:pt x="56944" y="115665"/>
                                </a:cubicBezTo>
                                <a:cubicBezTo>
                                  <a:pt x="58722" y="109315"/>
                                  <a:pt x="59357" y="103219"/>
                                  <a:pt x="58087" y="96742"/>
                                </a:cubicBezTo>
                                <a:cubicBezTo>
                                  <a:pt x="57071" y="90265"/>
                                  <a:pt x="54785" y="84042"/>
                                  <a:pt x="50848" y="77311"/>
                                </a:cubicBezTo>
                                <a:cubicBezTo>
                                  <a:pt x="46911" y="71088"/>
                                  <a:pt x="41958" y="64738"/>
                                  <a:pt x="35989" y="58896"/>
                                </a:cubicBezTo>
                                <a:cubicBezTo>
                                  <a:pt x="26210" y="49117"/>
                                  <a:pt x="16558" y="42259"/>
                                  <a:pt x="7033" y="38322"/>
                                </a:cubicBezTo>
                                <a:lnTo>
                                  <a:pt x="0" y="36813"/>
                                </a:lnTo>
                                <a:lnTo>
                                  <a:pt x="0" y="0"/>
                                </a:lnTo>
                                <a:close/>
                              </a:path>
                            </a:pathLst>
                          </a:custGeom>
                          <a:solidFill>
                            <a:srgbClr val="FF0000">
                              <a:alpha val="50196"/>
                            </a:srgbClr>
                          </a:solidFill>
                          <a:ln w="0" cap="flat">
                            <a:noFill/>
                            <a:miter lim="127000"/>
                          </a:ln>
                          <a:effectLst/>
                        </wps:spPr>
                        <wps:bodyPr/>
                      </wps:wsp>
                      <wps:wsp>
                        <wps:cNvPr id="28" name="Shape 626"/>
                        <wps:cNvSpPr/>
                        <wps:spPr>
                          <a:xfrm>
                            <a:off x="2517775" y="4860289"/>
                            <a:ext cx="328676" cy="327787"/>
                          </a:xfrm>
                          <a:custGeom>
                            <a:avLst/>
                            <a:gdLst/>
                            <a:ahLst/>
                            <a:cxnLst/>
                            <a:rect l="0" t="0" r="0" b="0"/>
                            <a:pathLst>
                              <a:path w="328676" h="327787">
                                <a:moveTo>
                                  <a:pt x="80772" y="0"/>
                                </a:moveTo>
                                <a:cubicBezTo>
                                  <a:pt x="81915" y="0"/>
                                  <a:pt x="83058" y="508"/>
                                  <a:pt x="84582" y="1270"/>
                                </a:cubicBezTo>
                                <a:cubicBezTo>
                                  <a:pt x="86106" y="2032"/>
                                  <a:pt x="87757" y="3048"/>
                                  <a:pt x="89662" y="4572"/>
                                </a:cubicBezTo>
                                <a:cubicBezTo>
                                  <a:pt x="91440" y="6223"/>
                                  <a:pt x="93980" y="8382"/>
                                  <a:pt x="96520" y="10922"/>
                                </a:cubicBezTo>
                                <a:cubicBezTo>
                                  <a:pt x="98806" y="13208"/>
                                  <a:pt x="100457" y="15240"/>
                                  <a:pt x="102108" y="17018"/>
                                </a:cubicBezTo>
                                <a:cubicBezTo>
                                  <a:pt x="103632" y="19050"/>
                                  <a:pt x="104902" y="20828"/>
                                  <a:pt x="105537" y="22225"/>
                                </a:cubicBezTo>
                                <a:cubicBezTo>
                                  <a:pt x="106299" y="23749"/>
                                  <a:pt x="106680" y="24892"/>
                                  <a:pt x="106807" y="25908"/>
                                </a:cubicBezTo>
                                <a:cubicBezTo>
                                  <a:pt x="106807" y="27051"/>
                                  <a:pt x="106299" y="27813"/>
                                  <a:pt x="105664" y="28448"/>
                                </a:cubicBezTo>
                                <a:cubicBezTo>
                                  <a:pt x="84963" y="49276"/>
                                  <a:pt x="64262" y="69850"/>
                                  <a:pt x="43434" y="90678"/>
                                </a:cubicBezTo>
                                <a:cubicBezTo>
                                  <a:pt x="69469" y="116713"/>
                                  <a:pt x="95504" y="142748"/>
                                  <a:pt x="121412" y="168656"/>
                                </a:cubicBezTo>
                                <a:cubicBezTo>
                                  <a:pt x="139319" y="150876"/>
                                  <a:pt x="157099" y="132969"/>
                                  <a:pt x="174752" y="115316"/>
                                </a:cubicBezTo>
                                <a:cubicBezTo>
                                  <a:pt x="175514" y="114681"/>
                                  <a:pt x="176276" y="114300"/>
                                  <a:pt x="177546" y="114173"/>
                                </a:cubicBezTo>
                                <a:cubicBezTo>
                                  <a:pt x="178562" y="114300"/>
                                  <a:pt x="179959" y="114681"/>
                                  <a:pt x="181229" y="115316"/>
                                </a:cubicBezTo>
                                <a:cubicBezTo>
                                  <a:pt x="182626" y="116078"/>
                                  <a:pt x="184531" y="117221"/>
                                  <a:pt x="186309" y="118872"/>
                                </a:cubicBezTo>
                                <a:cubicBezTo>
                                  <a:pt x="188214" y="120523"/>
                                  <a:pt x="190373" y="122428"/>
                                  <a:pt x="192913" y="124968"/>
                                </a:cubicBezTo>
                                <a:cubicBezTo>
                                  <a:pt x="195199" y="127254"/>
                                  <a:pt x="196977" y="129286"/>
                                  <a:pt x="198501" y="131191"/>
                                </a:cubicBezTo>
                                <a:cubicBezTo>
                                  <a:pt x="200279" y="132969"/>
                                  <a:pt x="201168" y="134620"/>
                                  <a:pt x="201930" y="136017"/>
                                </a:cubicBezTo>
                                <a:cubicBezTo>
                                  <a:pt x="202438" y="137160"/>
                                  <a:pt x="202819" y="138557"/>
                                  <a:pt x="202565" y="139319"/>
                                </a:cubicBezTo>
                                <a:cubicBezTo>
                                  <a:pt x="202565" y="140589"/>
                                  <a:pt x="202184" y="141351"/>
                                  <a:pt x="201549" y="142113"/>
                                </a:cubicBezTo>
                                <a:cubicBezTo>
                                  <a:pt x="183769" y="159766"/>
                                  <a:pt x="165989" y="177546"/>
                                  <a:pt x="148209" y="195453"/>
                                </a:cubicBezTo>
                                <a:cubicBezTo>
                                  <a:pt x="177800" y="225044"/>
                                  <a:pt x="207518" y="254635"/>
                                  <a:pt x="237109" y="284353"/>
                                </a:cubicBezTo>
                                <a:cubicBezTo>
                                  <a:pt x="258064" y="263271"/>
                                  <a:pt x="279146" y="242316"/>
                                  <a:pt x="300101" y="221234"/>
                                </a:cubicBezTo>
                                <a:cubicBezTo>
                                  <a:pt x="300736" y="220599"/>
                                  <a:pt x="301498" y="220218"/>
                                  <a:pt x="302768" y="220091"/>
                                </a:cubicBezTo>
                                <a:cubicBezTo>
                                  <a:pt x="303911" y="220218"/>
                                  <a:pt x="305181" y="220472"/>
                                  <a:pt x="306451" y="221234"/>
                                </a:cubicBezTo>
                                <a:cubicBezTo>
                                  <a:pt x="307975" y="221869"/>
                                  <a:pt x="309626" y="222885"/>
                                  <a:pt x="311531" y="224409"/>
                                </a:cubicBezTo>
                                <a:cubicBezTo>
                                  <a:pt x="313309" y="226060"/>
                                  <a:pt x="315849" y="228219"/>
                                  <a:pt x="318389" y="230759"/>
                                </a:cubicBezTo>
                                <a:cubicBezTo>
                                  <a:pt x="320675" y="233045"/>
                                  <a:pt x="322326" y="235077"/>
                                  <a:pt x="323977" y="236982"/>
                                </a:cubicBezTo>
                                <a:cubicBezTo>
                                  <a:pt x="325628" y="238887"/>
                                  <a:pt x="326771" y="240665"/>
                                  <a:pt x="327533" y="242316"/>
                                </a:cubicBezTo>
                                <a:cubicBezTo>
                                  <a:pt x="328422" y="243713"/>
                                  <a:pt x="328676" y="244983"/>
                                  <a:pt x="328676" y="245999"/>
                                </a:cubicBezTo>
                                <a:cubicBezTo>
                                  <a:pt x="328676" y="247269"/>
                                  <a:pt x="328295" y="248158"/>
                                  <a:pt x="327660" y="248793"/>
                                </a:cubicBezTo>
                                <a:cubicBezTo>
                                  <a:pt x="302133" y="274193"/>
                                  <a:pt x="276860" y="299593"/>
                                  <a:pt x="251333" y="324993"/>
                                </a:cubicBezTo>
                                <a:cubicBezTo>
                                  <a:pt x="249555" y="326898"/>
                                  <a:pt x="246634" y="327787"/>
                                  <a:pt x="242951" y="327279"/>
                                </a:cubicBezTo>
                                <a:cubicBezTo>
                                  <a:pt x="239268" y="327025"/>
                                  <a:pt x="235077" y="324485"/>
                                  <a:pt x="229997" y="319405"/>
                                </a:cubicBezTo>
                                <a:cubicBezTo>
                                  <a:pt x="156210" y="245618"/>
                                  <a:pt x="82296" y="171704"/>
                                  <a:pt x="8382" y="97790"/>
                                </a:cubicBezTo>
                                <a:cubicBezTo>
                                  <a:pt x="3429" y="92837"/>
                                  <a:pt x="762" y="88519"/>
                                  <a:pt x="381" y="84709"/>
                                </a:cubicBezTo>
                                <a:cubicBezTo>
                                  <a:pt x="0" y="81153"/>
                                  <a:pt x="889" y="78359"/>
                                  <a:pt x="2794" y="76454"/>
                                </a:cubicBezTo>
                                <a:cubicBezTo>
                                  <a:pt x="27940" y="51308"/>
                                  <a:pt x="53086" y="26289"/>
                                  <a:pt x="78232" y="1016"/>
                                </a:cubicBezTo>
                                <a:cubicBezTo>
                                  <a:pt x="78867" y="508"/>
                                  <a:pt x="79629" y="0"/>
                                  <a:pt x="80772" y="0"/>
                                </a:cubicBezTo>
                                <a:close/>
                              </a:path>
                            </a:pathLst>
                          </a:custGeom>
                          <a:solidFill>
                            <a:srgbClr val="FF0000">
                              <a:alpha val="50196"/>
                            </a:srgbClr>
                          </a:solidFill>
                          <a:ln w="0" cap="flat">
                            <a:noFill/>
                            <a:miter lim="127000"/>
                          </a:ln>
                          <a:effectLst/>
                        </wps:spPr>
                        <wps:bodyPr/>
                      </wps:wsp>
                      <wps:wsp>
                        <wps:cNvPr id="29" name="Shape 627"/>
                        <wps:cNvSpPr/>
                        <wps:spPr>
                          <a:xfrm>
                            <a:off x="2676398" y="4759324"/>
                            <a:ext cx="118681" cy="216533"/>
                          </a:xfrm>
                          <a:custGeom>
                            <a:avLst/>
                            <a:gdLst/>
                            <a:ahLst/>
                            <a:cxnLst/>
                            <a:rect l="0" t="0" r="0" b="0"/>
                            <a:pathLst>
                              <a:path w="118681" h="216533">
                                <a:moveTo>
                                  <a:pt x="25908" y="254"/>
                                </a:moveTo>
                                <a:cubicBezTo>
                                  <a:pt x="27559" y="762"/>
                                  <a:pt x="29210" y="1651"/>
                                  <a:pt x="30861" y="2540"/>
                                </a:cubicBezTo>
                                <a:lnTo>
                                  <a:pt x="118681" y="57398"/>
                                </a:lnTo>
                                <a:lnTo>
                                  <a:pt x="118681" y="92901"/>
                                </a:lnTo>
                                <a:lnTo>
                                  <a:pt x="42799" y="44831"/>
                                </a:lnTo>
                                <a:lnTo>
                                  <a:pt x="118681" y="163847"/>
                                </a:lnTo>
                                <a:lnTo>
                                  <a:pt x="118681" y="216533"/>
                                </a:lnTo>
                                <a:lnTo>
                                  <a:pt x="2540" y="30607"/>
                                </a:lnTo>
                                <a:cubicBezTo>
                                  <a:pt x="1651" y="28829"/>
                                  <a:pt x="762" y="27432"/>
                                  <a:pt x="508" y="25781"/>
                                </a:cubicBezTo>
                                <a:cubicBezTo>
                                  <a:pt x="0" y="24257"/>
                                  <a:pt x="127" y="22987"/>
                                  <a:pt x="635" y="21336"/>
                                </a:cubicBezTo>
                                <a:cubicBezTo>
                                  <a:pt x="1016" y="19812"/>
                                  <a:pt x="2159" y="18034"/>
                                  <a:pt x="3429" y="16256"/>
                                </a:cubicBezTo>
                                <a:cubicBezTo>
                                  <a:pt x="4953" y="14478"/>
                                  <a:pt x="6858" y="12446"/>
                                  <a:pt x="9398" y="10033"/>
                                </a:cubicBezTo>
                                <a:cubicBezTo>
                                  <a:pt x="11938" y="7493"/>
                                  <a:pt x="14097" y="5207"/>
                                  <a:pt x="16002" y="3683"/>
                                </a:cubicBezTo>
                                <a:cubicBezTo>
                                  <a:pt x="18034" y="2159"/>
                                  <a:pt x="19558" y="1143"/>
                                  <a:pt x="21336" y="635"/>
                                </a:cubicBezTo>
                                <a:cubicBezTo>
                                  <a:pt x="22987" y="127"/>
                                  <a:pt x="24257" y="0"/>
                                  <a:pt x="25908" y="254"/>
                                </a:cubicBezTo>
                                <a:close/>
                              </a:path>
                            </a:pathLst>
                          </a:custGeom>
                          <a:solidFill>
                            <a:srgbClr val="FF0000">
                              <a:alpha val="50196"/>
                            </a:srgbClr>
                          </a:solidFill>
                          <a:ln w="0" cap="flat">
                            <a:noFill/>
                            <a:miter lim="127000"/>
                          </a:ln>
                          <a:effectLst/>
                        </wps:spPr>
                        <wps:bodyPr/>
                      </wps:wsp>
                      <wps:wsp>
                        <wps:cNvPr id="30" name="Shape 628"/>
                        <wps:cNvSpPr/>
                        <wps:spPr>
                          <a:xfrm>
                            <a:off x="2795080" y="4816723"/>
                            <a:ext cx="207709" cy="268611"/>
                          </a:xfrm>
                          <a:custGeom>
                            <a:avLst/>
                            <a:gdLst/>
                            <a:ahLst/>
                            <a:cxnLst/>
                            <a:rect l="0" t="0" r="0" b="0"/>
                            <a:pathLst>
                              <a:path w="207709" h="268611">
                                <a:moveTo>
                                  <a:pt x="0" y="0"/>
                                </a:moveTo>
                                <a:lnTo>
                                  <a:pt x="196405" y="122687"/>
                                </a:lnTo>
                                <a:cubicBezTo>
                                  <a:pt x="199835" y="125101"/>
                                  <a:pt x="202374" y="126752"/>
                                  <a:pt x="204280" y="128276"/>
                                </a:cubicBezTo>
                                <a:cubicBezTo>
                                  <a:pt x="206058" y="130054"/>
                                  <a:pt x="206947" y="131831"/>
                                  <a:pt x="207328" y="133356"/>
                                </a:cubicBezTo>
                                <a:cubicBezTo>
                                  <a:pt x="207709" y="135006"/>
                                  <a:pt x="207201" y="136658"/>
                                  <a:pt x="205930" y="138309"/>
                                </a:cubicBezTo>
                                <a:cubicBezTo>
                                  <a:pt x="204407" y="140087"/>
                                  <a:pt x="202629" y="142246"/>
                                  <a:pt x="200089" y="144786"/>
                                </a:cubicBezTo>
                                <a:cubicBezTo>
                                  <a:pt x="197549" y="147453"/>
                                  <a:pt x="195517" y="149485"/>
                                  <a:pt x="193866" y="150628"/>
                                </a:cubicBezTo>
                                <a:cubicBezTo>
                                  <a:pt x="192088" y="152025"/>
                                  <a:pt x="190564" y="152787"/>
                                  <a:pt x="189167" y="152914"/>
                                </a:cubicBezTo>
                                <a:cubicBezTo>
                                  <a:pt x="188024" y="153422"/>
                                  <a:pt x="187008" y="153422"/>
                                  <a:pt x="185865" y="152914"/>
                                </a:cubicBezTo>
                                <a:cubicBezTo>
                                  <a:pt x="184722" y="152533"/>
                                  <a:pt x="183324" y="152025"/>
                                  <a:pt x="181801" y="151136"/>
                                </a:cubicBezTo>
                                <a:cubicBezTo>
                                  <a:pt x="157163" y="135387"/>
                                  <a:pt x="132271" y="120021"/>
                                  <a:pt x="107760" y="104273"/>
                                </a:cubicBezTo>
                                <a:cubicBezTo>
                                  <a:pt x="85661" y="126371"/>
                                  <a:pt x="63564" y="148342"/>
                                  <a:pt x="41592" y="170440"/>
                                </a:cubicBezTo>
                                <a:cubicBezTo>
                                  <a:pt x="57214" y="194697"/>
                                  <a:pt x="72580" y="219081"/>
                                  <a:pt x="88329" y="243211"/>
                                </a:cubicBezTo>
                                <a:cubicBezTo>
                                  <a:pt x="89217" y="244608"/>
                                  <a:pt x="89853" y="246005"/>
                                  <a:pt x="90234" y="247021"/>
                                </a:cubicBezTo>
                                <a:cubicBezTo>
                                  <a:pt x="90742" y="248418"/>
                                  <a:pt x="90742" y="249687"/>
                                  <a:pt x="90615" y="250831"/>
                                </a:cubicBezTo>
                                <a:cubicBezTo>
                                  <a:pt x="90488" y="252481"/>
                                  <a:pt x="89853" y="254006"/>
                                  <a:pt x="88583" y="255530"/>
                                </a:cubicBezTo>
                                <a:cubicBezTo>
                                  <a:pt x="87313" y="257181"/>
                                  <a:pt x="85661" y="259212"/>
                                  <a:pt x="83376" y="261626"/>
                                </a:cubicBezTo>
                                <a:cubicBezTo>
                                  <a:pt x="81090" y="263912"/>
                                  <a:pt x="78804" y="265690"/>
                                  <a:pt x="77153" y="266960"/>
                                </a:cubicBezTo>
                                <a:cubicBezTo>
                                  <a:pt x="75121" y="268230"/>
                                  <a:pt x="73597" y="268611"/>
                                  <a:pt x="72073" y="268230"/>
                                </a:cubicBezTo>
                                <a:cubicBezTo>
                                  <a:pt x="70549" y="267849"/>
                                  <a:pt x="68771" y="266960"/>
                                  <a:pt x="67120" y="265055"/>
                                </a:cubicBezTo>
                                <a:cubicBezTo>
                                  <a:pt x="65342" y="263404"/>
                                  <a:pt x="63691" y="260864"/>
                                  <a:pt x="61405" y="257435"/>
                                </a:cubicBezTo>
                                <a:lnTo>
                                  <a:pt x="0" y="159134"/>
                                </a:lnTo>
                                <a:lnTo>
                                  <a:pt x="0" y="106449"/>
                                </a:lnTo>
                                <a:lnTo>
                                  <a:pt x="20638" y="138817"/>
                                </a:lnTo>
                                <a:cubicBezTo>
                                  <a:pt x="39053" y="120402"/>
                                  <a:pt x="57467" y="101987"/>
                                  <a:pt x="75883" y="83572"/>
                                </a:cubicBezTo>
                                <a:lnTo>
                                  <a:pt x="0" y="35502"/>
                                </a:lnTo>
                                <a:lnTo>
                                  <a:pt x="0" y="0"/>
                                </a:lnTo>
                                <a:close/>
                              </a:path>
                            </a:pathLst>
                          </a:custGeom>
                          <a:solidFill>
                            <a:srgbClr val="FF0000">
                              <a:alpha val="50196"/>
                            </a:srgbClr>
                          </a:solidFill>
                          <a:ln w="0" cap="flat">
                            <a:noFill/>
                            <a:miter lim="127000"/>
                          </a:ln>
                          <a:effectLst/>
                        </wps:spPr>
                        <wps:bodyPr/>
                      </wps:wsp>
                      <wps:wsp>
                        <wps:cNvPr id="31" name="Shape 629"/>
                        <wps:cNvSpPr/>
                        <wps:spPr>
                          <a:xfrm>
                            <a:off x="2873756" y="4534280"/>
                            <a:ext cx="297434" cy="300133"/>
                          </a:xfrm>
                          <a:custGeom>
                            <a:avLst/>
                            <a:gdLst/>
                            <a:ahLst/>
                            <a:cxnLst/>
                            <a:rect l="0" t="0" r="0" b="0"/>
                            <a:pathLst>
                              <a:path w="297434" h="300133">
                                <a:moveTo>
                                  <a:pt x="71501" y="127"/>
                                </a:moveTo>
                                <a:cubicBezTo>
                                  <a:pt x="77089" y="0"/>
                                  <a:pt x="81280" y="0"/>
                                  <a:pt x="84074" y="508"/>
                                </a:cubicBezTo>
                                <a:cubicBezTo>
                                  <a:pt x="86868" y="1143"/>
                                  <a:pt x="88900" y="1905"/>
                                  <a:pt x="90170" y="2540"/>
                                </a:cubicBezTo>
                                <a:cubicBezTo>
                                  <a:pt x="91440" y="3175"/>
                                  <a:pt x="92837" y="3810"/>
                                  <a:pt x="94234" y="4699"/>
                                </a:cubicBezTo>
                                <a:cubicBezTo>
                                  <a:pt x="95631" y="5969"/>
                                  <a:pt x="97155" y="6985"/>
                                  <a:pt x="99060" y="8636"/>
                                </a:cubicBezTo>
                                <a:cubicBezTo>
                                  <a:pt x="100965" y="10287"/>
                                  <a:pt x="102870" y="12192"/>
                                  <a:pt x="105156" y="14478"/>
                                </a:cubicBezTo>
                                <a:cubicBezTo>
                                  <a:pt x="107569" y="16891"/>
                                  <a:pt x="109855" y="19431"/>
                                  <a:pt x="111379" y="21336"/>
                                </a:cubicBezTo>
                                <a:cubicBezTo>
                                  <a:pt x="112903" y="23241"/>
                                  <a:pt x="114173" y="25019"/>
                                  <a:pt x="114935" y="26416"/>
                                </a:cubicBezTo>
                                <a:cubicBezTo>
                                  <a:pt x="115951" y="28321"/>
                                  <a:pt x="116332" y="29337"/>
                                  <a:pt x="116459" y="30353"/>
                                </a:cubicBezTo>
                                <a:cubicBezTo>
                                  <a:pt x="116586" y="31369"/>
                                  <a:pt x="116459" y="32385"/>
                                  <a:pt x="115824" y="33020"/>
                                </a:cubicBezTo>
                                <a:cubicBezTo>
                                  <a:pt x="114681" y="34163"/>
                                  <a:pt x="111760" y="34417"/>
                                  <a:pt x="107188" y="33909"/>
                                </a:cubicBezTo>
                                <a:cubicBezTo>
                                  <a:pt x="102616" y="33401"/>
                                  <a:pt x="97282" y="33528"/>
                                  <a:pt x="90932" y="33528"/>
                                </a:cubicBezTo>
                                <a:cubicBezTo>
                                  <a:pt x="84836" y="33909"/>
                                  <a:pt x="77978" y="35179"/>
                                  <a:pt x="70866" y="37211"/>
                                </a:cubicBezTo>
                                <a:cubicBezTo>
                                  <a:pt x="63627" y="39370"/>
                                  <a:pt x="56896" y="43815"/>
                                  <a:pt x="50419" y="50292"/>
                                </a:cubicBezTo>
                                <a:cubicBezTo>
                                  <a:pt x="43307" y="57404"/>
                                  <a:pt x="38735" y="66040"/>
                                  <a:pt x="37592" y="76327"/>
                                </a:cubicBezTo>
                                <a:cubicBezTo>
                                  <a:pt x="36322" y="86360"/>
                                  <a:pt x="37592" y="98044"/>
                                  <a:pt x="42291" y="110744"/>
                                </a:cubicBezTo>
                                <a:cubicBezTo>
                                  <a:pt x="46990" y="123317"/>
                                  <a:pt x="53975" y="137033"/>
                                  <a:pt x="64135" y="151511"/>
                                </a:cubicBezTo>
                                <a:cubicBezTo>
                                  <a:pt x="74295" y="166243"/>
                                  <a:pt x="87249" y="181483"/>
                                  <a:pt x="103124" y="197358"/>
                                </a:cubicBezTo>
                                <a:cubicBezTo>
                                  <a:pt x="118872" y="213106"/>
                                  <a:pt x="133858" y="225806"/>
                                  <a:pt x="148082" y="235839"/>
                                </a:cubicBezTo>
                                <a:cubicBezTo>
                                  <a:pt x="162179" y="245745"/>
                                  <a:pt x="175768" y="252603"/>
                                  <a:pt x="187833" y="256794"/>
                                </a:cubicBezTo>
                                <a:cubicBezTo>
                                  <a:pt x="200152" y="261112"/>
                                  <a:pt x="211201" y="262001"/>
                                  <a:pt x="221234" y="260096"/>
                                </a:cubicBezTo>
                                <a:cubicBezTo>
                                  <a:pt x="231394" y="258572"/>
                                  <a:pt x="240157" y="253873"/>
                                  <a:pt x="247650" y="246380"/>
                                </a:cubicBezTo>
                                <a:cubicBezTo>
                                  <a:pt x="254000" y="240030"/>
                                  <a:pt x="258572" y="233426"/>
                                  <a:pt x="260731" y="226060"/>
                                </a:cubicBezTo>
                                <a:cubicBezTo>
                                  <a:pt x="262890" y="218821"/>
                                  <a:pt x="264414" y="212090"/>
                                  <a:pt x="264541" y="205613"/>
                                </a:cubicBezTo>
                                <a:cubicBezTo>
                                  <a:pt x="265049" y="199517"/>
                                  <a:pt x="265176" y="194056"/>
                                  <a:pt x="264668" y="189484"/>
                                </a:cubicBezTo>
                                <a:cubicBezTo>
                                  <a:pt x="264160" y="184912"/>
                                  <a:pt x="264795" y="182118"/>
                                  <a:pt x="266065" y="180848"/>
                                </a:cubicBezTo>
                                <a:cubicBezTo>
                                  <a:pt x="266700" y="180213"/>
                                  <a:pt x="267335" y="179832"/>
                                  <a:pt x="268097" y="179959"/>
                                </a:cubicBezTo>
                                <a:cubicBezTo>
                                  <a:pt x="268859" y="179832"/>
                                  <a:pt x="270002" y="180340"/>
                                  <a:pt x="271145" y="180975"/>
                                </a:cubicBezTo>
                                <a:cubicBezTo>
                                  <a:pt x="272542" y="181991"/>
                                  <a:pt x="274320" y="183261"/>
                                  <a:pt x="276479" y="185039"/>
                                </a:cubicBezTo>
                                <a:cubicBezTo>
                                  <a:pt x="278511" y="186817"/>
                                  <a:pt x="281051" y="189103"/>
                                  <a:pt x="283972" y="192024"/>
                                </a:cubicBezTo>
                                <a:cubicBezTo>
                                  <a:pt x="286131" y="194183"/>
                                  <a:pt x="287782" y="195834"/>
                                  <a:pt x="289179" y="197612"/>
                                </a:cubicBezTo>
                                <a:cubicBezTo>
                                  <a:pt x="290703" y="199263"/>
                                  <a:pt x="291846" y="200787"/>
                                  <a:pt x="292862" y="201930"/>
                                </a:cubicBezTo>
                                <a:cubicBezTo>
                                  <a:pt x="293878" y="203327"/>
                                  <a:pt x="294513" y="204724"/>
                                  <a:pt x="295148" y="205994"/>
                                </a:cubicBezTo>
                                <a:cubicBezTo>
                                  <a:pt x="295656" y="207264"/>
                                  <a:pt x="296164" y="208788"/>
                                  <a:pt x="296545" y="210947"/>
                                </a:cubicBezTo>
                                <a:cubicBezTo>
                                  <a:pt x="297180" y="213106"/>
                                  <a:pt x="297307" y="216789"/>
                                  <a:pt x="297307" y="221869"/>
                                </a:cubicBezTo>
                                <a:cubicBezTo>
                                  <a:pt x="297434" y="227203"/>
                                  <a:pt x="296418" y="232918"/>
                                  <a:pt x="295148" y="239268"/>
                                </a:cubicBezTo>
                                <a:cubicBezTo>
                                  <a:pt x="293878" y="245745"/>
                                  <a:pt x="291465" y="252222"/>
                                  <a:pt x="288417" y="259207"/>
                                </a:cubicBezTo>
                                <a:cubicBezTo>
                                  <a:pt x="284988" y="265938"/>
                                  <a:pt x="280289" y="272161"/>
                                  <a:pt x="274320" y="278257"/>
                                </a:cubicBezTo>
                                <a:cubicBezTo>
                                  <a:pt x="263906" y="288544"/>
                                  <a:pt x="251841" y="295402"/>
                                  <a:pt x="238379" y="298069"/>
                                </a:cubicBezTo>
                                <a:cubicBezTo>
                                  <a:pt x="231394" y="299530"/>
                                  <a:pt x="224187" y="300133"/>
                                  <a:pt x="216694" y="299752"/>
                                </a:cubicBezTo>
                                <a:cubicBezTo>
                                  <a:pt x="209201" y="299371"/>
                                  <a:pt x="201422" y="298006"/>
                                  <a:pt x="193294" y="295529"/>
                                </a:cubicBezTo>
                                <a:cubicBezTo>
                                  <a:pt x="176784" y="290703"/>
                                  <a:pt x="159258" y="282575"/>
                                  <a:pt x="140716" y="270129"/>
                                </a:cubicBezTo>
                                <a:cubicBezTo>
                                  <a:pt x="122174" y="257810"/>
                                  <a:pt x="102870" y="241808"/>
                                  <a:pt x="82677" y="221742"/>
                                </a:cubicBezTo>
                                <a:cubicBezTo>
                                  <a:pt x="62103" y="201168"/>
                                  <a:pt x="45466" y="180975"/>
                                  <a:pt x="32766" y="161417"/>
                                </a:cubicBezTo>
                                <a:cubicBezTo>
                                  <a:pt x="19812" y="141986"/>
                                  <a:pt x="11176" y="123444"/>
                                  <a:pt x="5842" y="106045"/>
                                </a:cubicBezTo>
                                <a:cubicBezTo>
                                  <a:pt x="762" y="88773"/>
                                  <a:pt x="0" y="73025"/>
                                  <a:pt x="2540" y="58293"/>
                                </a:cubicBezTo>
                                <a:cubicBezTo>
                                  <a:pt x="4953" y="43942"/>
                                  <a:pt x="11557" y="31496"/>
                                  <a:pt x="22098" y="21082"/>
                                </a:cubicBezTo>
                                <a:cubicBezTo>
                                  <a:pt x="26543" y="16510"/>
                                  <a:pt x="31623" y="12573"/>
                                  <a:pt x="37338" y="9652"/>
                                </a:cubicBezTo>
                                <a:cubicBezTo>
                                  <a:pt x="42926" y="6731"/>
                                  <a:pt x="48768" y="4318"/>
                                  <a:pt x="54610" y="2794"/>
                                </a:cubicBezTo>
                                <a:cubicBezTo>
                                  <a:pt x="60325" y="1270"/>
                                  <a:pt x="65913" y="127"/>
                                  <a:pt x="71501" y="127"/>
                                </a:cubicBezTo>
                                <a:close/>
                              </a:path>
                            </a:pathLst>
                          </a:custGeom>
                          <a:solidFill>
                            <a:srgbClr val="FF0000">
                              <a:alpha val="50196"/>
                            </a:srgbClr>
                          </a:solidFill>
                          <a:ln w="0" cap="flat">
                            <a:noFill/>
                            <a:miter lim="127000"/>
                          </a:ln>
                          <a:effectLst/>
                        </wps:spPr>
                        <wps:bodyPr/>
                      </wps:wsp>
                      <wps:wsp>
                        <wps:cNvPr id="13956" name="Shape 630"/>
                        <wps:cNvSpPr/>
                        <wps:spPr>
                          <a:xfrm>
                            <a:off x="2974975" y="4466208"/>
                            <a:ext cx="264795" cy="265049"/>
                          </a:xfrm>
                          <a:custGeom>
                            <a:avLst/>
                            <a:gdLst/>
                            <a:ahLst/>
                            <a:cxnLst/>
                            <a:rect l="0" t="0" r="0" b="0"/>
                            <a:pathLst>
                              <a:path w="264795" h="265049">
                                <a:moveTo>
                                  <a:pt x="16764" y="254"/>
                                </a:moveTo>
                                <a:cubicBezTo>
                                  <a:pt x="18161" y="0"/>
                                  <a:pt x="19177" y="127"/>
                                  <a:pt x="20447" y="381"/>
                                </a:cubicBezTo>
                                <a:cubicBezTo>
                                  <a:pt x="21463" y="762"/>
                                  <a:pt x="22479" y="1651"/>
                                  <a:pt x="23495" y="2667"/>
                                </a:cubicBezTo>
                                <a:cubicBezTo>
                                  <a:pt x="102997" y="82169"/>
                                  <a:pt x="182499" y="161671"/>
                                  <a:pt x="262001" y="241173"/>
                                </a:cubicBezTo>
                                <a:cubicBezTo>
                                  <a:pt x="263017" y="242189"/>
                                  <a:pt x="263779" y="243205"/>
                                  <a:pt x="264287" y="244348"/>
                                </a:cubicBezTo>
                                <a:cubicBezTo>
                                  <a:pt x="264668" y="245491"/>
                                  <a:pt x="264795" y="246507"/>
                                  <a:pt x="264287" y="247777"/>
                                </a:cubicBezTo>
                                <a:cubicBezTo>
                                  <a:pt x="264033" y="249301"/>
                                  <a:pt x="263398" y="250571"/>
                                  <a:pt x="262509" y="252349"/>
                                </a:cubicBezTo>
                                <a:cubicBezTo>
                                  <a:pt x="261239" y="253873"/>
                                  <a:pt x="259715" y="255778"/>
                                  <a:pt x="257683" y="257937"/>
                                </a:cubicBezTo>
                                <a:cubicBezTo>
                                  <a:pt x="255778" y="259842"/>
                                  <a:pt x="253746" y="261366"/>
                                  <a:pt x="252222" y="262509"/>
                                </a:cubicBezTo>
                                <a:cubicBezTo>
                                  <a:pt x="250444" y="263525"/>
                                  <a:pt x="249047" y="264287"/>
                                  <a:pt x="247650" y="264541"/>
                                </a:cubicBezTo>
                                <a:cubicBezTo>
                                  <a:pt x="246253" y="265049"/>
                                  <a:pt x="245237" y="264922"/>
                                  <a:pt x="244094" y="264541"/>
                                </a:cubicBezTo>
                                <a:cubicBezTo>
                                  <a:pt x="242951" y="264033"/>
                                  <a:pt x="241935" y="263271"/>
                                  <a:pt x="240919" y="262255"/>
                                </a:cubicBezTo>
                                <a:cubicBezTo>
                                  <a:pt x="161417" y="182753"/>
                                  <a:pt x="81915" y="103251"/>
                                  <a:pt x="2413" y="23749"/>
                                </a:cubicBezTo>
                                <a:cubicBezTo>
                                  <a:pt x="1397" y="22860"/>
                                  <a:pt x="635" y="21590"/>
                                  <a:pt x="254" y="20447"/>
                                </a:cubicBezTo>
                                <a:cubicBezTo>
                                  <a:pt x="0" y="19304"/>
                                  <a:pt x="0" y="18161"/>
                                  <a:pt x="254" y="16764"/>
                                </a:cubicBezTo>
                                <a:cubicBezTo>
                                  <a:pt x="635" y="15494"/>
                                  <a:pt x="1397" y="13970"/>
                                  <a:pt x="2286" y="12192"/>
                                </a:cubicBezTo>
                                <a:cubicBezTo>
                                  <a:pt x="3556" y="10668"/>
                                  <a:pt x="4953" y="8890"/>
                                  <a:pt x="6858" y="6985"/>
                                </a:cubicBezTo>
                                <a:cubicBezTo>
                                  <a:pt x="8890" y="4953"/>
                                  <a:pt x="10795" y="3429"/>
                                  <a:pt x="12319" y="2159"/>
                                </a:cubicBezTo>
                                <a:cubicBezTo>
                                  <a:pt x="14097" y="1270"/>
                                  <a:pt x="15494" y="762"/>
                                  <a:pt x="16764" y="254"/>
                                </a:cubicBezTo>
                                <a:close/>
                              </a:path>
                            </a:pathLst>
                          </a:custGeom>
                          <a:solidFill>
                            <a:srgbClr val="FF0000">
                              <a:alpha val="50196"/>
                            </a:srgbClr>
                          </a:solidFill>
                          <a:ln w="0" cap="flat">
                            <a:noFill/>
                            <a:miter lim="127000"/>
                          </a:ln>
                          <a:effectLst/>
                        </wps:spPr>
                        <wps:bodyPr/>
                      </wps:wsp>
                      <wps:wsp>
                        <wps:cNvPr id="13957" name="Shape 631"/>
                        <wps:cNvSpPr/>
                        <wps:spPr>
                          <a:xfrm>
                            <a:off x="3040888" y="4337176"/>
                            <a:ext cx="328676" cy="327787"/>
                          </a:xfrm>
                          <a:custGeom>
                            <a:avLst/>
                            <a:gdLst/>
                            <a:ahLst/>
                            <a:cxnLst/>
                            <a:rect l="0" t="0" r="0" b="0"/>
                            <a:pathLst>
                              <a:path w="328676" h="327787">
                                <a:moveTo>
                                  <a:pt x="80772" y="0"/>
                                </a:moveTo>
                                <a:cubicBezTo>
                                  <a:pt x="81915" y="127"/>
                                  <a:pt x="83058" y="508"/>
                                  <a:pt x="84582" y="1270"/>
                                </a:cubicBezTo>
                                <a:cubicBezTo>
                                  <a:pt x="86106" y="2032"/>
                                  <a:pt x="87630" y="3048"/>
                                  <a:pt x="89662" y="4572"/>
                                </a:cubicBezTo>
                                <a:cubicBezTo>
                                  <a:pt x="91440" y="6223"/>
                                  <a:pt x="93980" y="8382"/>
                                  <a:pt x="96520" y="10922"/>
                                </a:cubicBezTo>
                                <a:cubicBezTo>
                                  <a:pt x="98806" y="13208"/>
                                  <a:pt x="100457" y="15240"/>
                                  <a:pt x="102108" y="17018"/>
                                </a:cubicBezTo>
                                <a:cubicBezTo>
                                  <a:pt x="103632" y="19050"/>
                                  <a:pt x="104902" y="20828"/>
                                  <a:pt x="105537" y="22225"/>
                                </a:cubicBezTo>
                                <a:cubicBezTo>
                                  <a:pt x="106299" y="23749"/>
                                  <a:pt x="106680" y="24892"/>
                                  <a:pt x="106680" y="25908"/>
                                </a:cubicBezTo>
                                <a:cubicBezTo>
                                  <a:pt x="106680" y="27051"/>
                                  <a:pt x="106299" y="27940"/>
                                  <a:pt x="105664" y="28448"/>
                                </a:cubicBezTo>
                                <a:cubicBezTo>
                                  <a:pt x="84963" y="49276"/>
                                  <a:pt x="64262" y="69977"/>
                                  <a:pt x="43434" y="90678"/>
                                </a:cubicBezTo>
                                <a:cubicBezTo>
                                  <a:pt x="69469" y="116713"/>
                                  <a:pt x="95504" y="142748"/>
                                  <a:pt x="121412" y="168656"/>
                                </a:cubicBezTo>
                                <a:cubicBezTo>
                                  <a:pt x="139192" y="150876"/>
                                  <a:pt x="156972" y="133096"/>
                                  <a:pt x="174752" y="115316"/>
                                </a:cubicBezTo>
                                <a:cubicBezTo>
                                  <a:pt x="175387" y="114681"/>
                                  <a:pt x="176276" y="114300"/>
                                  <a:pt x="177419" y="114300"/>
                                </a:cubicBezTo>
                                <a:cubicBezTo>
                                  <a:pt x="178435" y="114427"/>
                                  <a:pt x="179959" y="114681"/>
                                  <a:pt x="181229" y="115443"/>
                                </a:cubicBezTo>
                                <a:cubicBezTo>
                                  <a:pt x="182626" y="116078"/>
                                  <a:pt x="184404" y="117348"/>
                                  <a:pt x="186309" y="118872"/>
                                </a:cubicBezTo>
                                <a:cubicBezTo>
                                  <a:pt x="188087" y="120523"/>
                                  <a:pt x="190246" y="122428"/>
                                  <a:pt x="192786" y="124968"/>
                                </a:cubicBezTo>
                                <a:cubicBezTo>
                                  <a:pt x="195072" y="127254"/>
                                  <a:pt x="196850" y="129286"/>
                                  <a:pt x="198501" y="131191"/>
                                </a:cubicBezTo>
                                <a:cubicBezTo>
                                  <a:pt x="200152" y="133096"/>
                                  <a:pt x="201168" y="134620"/>
                                  <a:pt x="201803" y="136017"/>
                                </a:cubicBezTo>
                                <a:cubicBezTo>
                                  <a:pt x="202438" y="137287"/>
                                  <a:pt x="202692" y="138684"/>
                                  <a:pt x="202565" y="139446"/>
                                </a:cubicBezTo>
                                <a:cubicBezTo>
                                  <a:pt x="202565" y="140589"/>
                                  <a:pt x="202057" y="141478"/>
                                  <a:pt x="201549" y="142113"/>
                                </a:cubicBezTo>
                                <a:cubicBezTo>
                                  <a:pt x="183769" y="159893"/>
                                  <a:pt x="165989" y="177673"/>
                                  <a:pt x="148209" y="195453"/>
                                </a:cubicBezTo>
                                <a:cubicBezTo>
                                  <a:pt x="177800" y="225044"/>
                                  <a:pt x="207391" y="254635"/>
                                  <a:pt x="237109" y="284353"/>
                                </a:cubicBezTo>
                                <a:cubicBezTo>
                                  <a:pt x="258064" y="263271"/>
                                  <a:pt x="279146" y="242316"/>
                                  <a:pt x="300101" y="221234"/>
                                </a:cubicBezTo>
                                <a:cubicBezTo>
                                  <a:pt x="300736" y="220599"/>
                                  <a:pt x="301498" y="220218"/>
                                  <a:pt x="302768" y="220091"/>
                                </a:cubicBezTo>
                                <a:cubicBezTo>
                                  <a:pt x="303911" y="220345"/>
                                  <a:pt x="305181" y="220599"/>
                                  <a:pt x="306451" y="221234"/>
                                </a:cubicBezTo>
                                <a:cubicBezTo>
                                  <a:pt x="307975" y="221996"/>
                                  <a:pt x="309626" y="222885"/>
                                  <a:pt x="311531" y="224536"/>
                                </a:cubicBezTo>
                                <a:cubicBezTo>
                                  <a:pt x="313309" y="226060"/>
                                  <a:pt x="315849" y="228219"/>
                                  <a:pt x="318389" y="230759"/>
                                </a:cubicBezTo>
                                <a:cubicBezTo>
                                  <a:pt x="320675" y="233045"/>
                                  <a:pt x="322326" y="235204"/>
                                  <a:pt x="323977" y="236982"/>
                                </a:cubicBezTo>
                                <a:cubicBezTo>
                                  <a:pt x="325501" y="238887"/>
                                  <a:pt x="326771" y="240792"/>
                                  <a:pt x="327533" y="242316"/>
                                </a:cubicBezTo>
                                <a:cubicBezTo>
                                  <a:pt x="328295" y="243713"/>
                                  <a:pt x="328549" y="244983"/>
                                  <a:pt x="328676" y="246126"/>
                                </a:cubicBezTo>
                                <a:cubicBezTo>
                                  <a:pt x="328549" y="247269"/>
                                  <a:pt x="328295" y="248158"/>
                                  <a:pt x="327660" y="248793"/>
                                </a:cubicBezTo>
                                <a:cubicBezTo>
                                  <a:pt x="302133" y="274193"/>
                                  <a:pt x="276733" y="299720"/>
                                  <a:pt x="251333" y="325120"/>
                                </a:cubicBezTo>
                                <a:cubicBezTo>
                                  <a:pt x="249428" y="326898"/>
                                  <a:pt x="246634" y="327787"/>
                                  <a:pt x="242951" y="327279"/>
                                </a:cubicBezTo>
                                <a:cubicBezTo>
                                  <a:pt x="239268" y="327025"/>
                                  <a:pt x="235077" y="324485"/>
                                  <a:pt x="229997" y="319405"/>
                                </a:cubicBezTo>
                                <a:cubicBezTo>
                                  <a:pt x="156210" y="245618"/>
                                  <a:pt x="82296" y="171704"/>
                                  <a:pt x="8382" y="97790"/>
                                </a:cubicBezTo>
                                <a:cubicBezTo>
                                  <a:pt x="3429" y="92837"/>
                                  <a:pt x="762" y="88519"/>
                                  <a:pt x="381" y="84709"/>
                                </a:cubicBezTo>
                                <a:cubicBezTo>
                                  <a:pt x="0" y="81153"/>
                                  <a:pt x="889" y="78359"/>
                                  <a:pt x="2794" y="76581"/>
                                </a:cubicBezTo>
                                <a:cubicBezTo>
                                  <a:pt x="27940" y="51308"/>
                                  <a:pt x="53086" y="26289"/>
                                  <a:pt x="78232" y="1016"/>
                                </a:cubicBezTo>
                                <a:cubicBezTo>
                                  <a:pt x="78867" y="508"/>
                                  <a:pt x="79629" y="0"/>
                                  <a:pt x="80772" y="0"/>
                                </a:cubicBezTo>
                                <a:close/>
                              </a:path>
                            </a:pathLst>
                          </a:custGeom>
                          <a:solidFill>
                            <a:srgbClr val="FF0000">
                              <a:alpha val="50196"/>
                            </a:srgbClr>
                          </a:solidFill>
                          <a:ln w="0" cap="flat">
                            <a:noFill/>
                            <a:miter lim="127000"/>
                          </a:ln>
                          <a:effectLst/>
                        </wps:spPr>
                        <wps:bodyPr/>
                      </wps:wsp>
                      <wps:wsp>
                        <wps:cNvPr id="13958" name="Shape 632"/>
                        <wps:cNvSpPr/>
                        <wps:spPr>
                          <a:xfrm>
                            <a:off x="3164586" y="4181601"/>
                            <a:ext cx="357378" cy="363347"/>
                          </a:xfrm>
                          <a:custGeom>
                            <a:avLst/>
                            <a:gdLst/>
                            <a:ahLst/>
                            <a:cxnLst/>
                            <a:rect l="0" t="0" r="0" b="0"/>
                            <a:pathLst>
                              <a:path w="357378" h="363347">
                                <a:moveTo>
                                  <a:pt x="113030" y="127"/>
                                </a:moveTo>
                                <a:cubicBezTo>
                                  <a:pt x="114300" y="0"/>
                                  <a:pt x="115697" y="0"/>
                                  <a:pt x="116840" y="381"/>
                                </a:cubicBezTo>
                                <a:cubicBezTo>
                                  <a:pt x="118110" y="889"/>
                                  <a:pt x="118872" y="1524"/>
                                  <a:pt x="119888" y="2540"/>
                                </a:cubicBezTo>
                                <a:cubicBezTo>
                                  <a:pt x="196342" y="78867"/>
                                  <a:pt x="272669" y="155321"/>
                                  <a:pt x="349250" y="231775"/>
                                </a:cubicBezTo>
                                <a:cubicBezTo>
                                  <a:pt x="351663" y="234315"/>
                                  <a:pt x="353695" y="236855"/>
                                  <a:pt x="354838" y="239141"/>
                                </a:cubicBezTo>
                                <a:cubicBezTo>
                                  <a:pt x="355981" y="241427"/>
                                  <a:pt x="356743" y="243840"/>
                                  <a:pt x="357124" y="245745"/>
                                </a:cubicBezTo>
                                <a:cubicBezTo>
                                  <a:pt x="357378" y="247777"/>
                                  <a:pt x="357124" y="249555"/>
                                  <a:pt x="356616" y="251206"/>
                                </a:cubicBezTo>
                                <a:cubicBezTo>
                                  <a:pt x="356108" y="252857"/>
                                  <a:pt x="355219" y="254254"/>
                                  <a:pt x="354076" y="255270"/>
                                </a:cubicBezTo>
                                <a:cubicBezTo>
                                  <a:pt x="351790" y="257683"/>
                                  <a:pt x="349504" y="259969"/>
                                  <a:pt x="347091" y="262382"/>
                                </a:cubicBezTo>
                                <a:cubicBezTo>
                                  <a:pt x="344805" y="264541"/>
                                  <a:pt x="342519" y="266192"/>
                                  <a:pt x="340233" y="266954"/>
                                </a:cubicBezTo>
                                <a:cubicBezTo>
                                  <a:pt x="337947" y="267970"/>
                                  <a:pt x="335026" y="268224"/>
                                  <a:pt x="331597" y="267716"/>
                                </a:cubicBezTo>
                                <a:cubicBezTo>
                                  <a:pt x="328422" y="267462"/>
                                  <a:pt x="324485" y="266573"/>
                                  <a:pt x="319786" y="264795"/>
                                </a:cubicBezTo>
                                <a:cubicBezTo>
                                  <a:pt x="314960" y="262890"/>
                                  <a:pt x="309245" y="260604"/>
                                  <a:pt x="302641" y="257175"/>
                                </a:cubicBezTo>
                                <a:cubicBezTo>
                                  <a:pt x="239522" y="225933"/>
                                  <a:pt x="175895" y="195707"/>
                                  <a:pt x="112776" y="164465"/>
                                </a:cubicBezTo>
                                <a:cubicBezTo>
                                  <a:pt x="102870" y="159639"/>
                                  <a:pt x="92583" y="154559"/>
                                  <a:pt x="82042" y="148971"/>
                                </a:cubicBezTo>
                                <a:cubicBezTo>
                                  <a:pt x="71628" y="143637"/>
                                  <a:pt x="61341" y="138176"/>
                                  <a:pt x="51689" y="132842"/>
                                </a:cubicBezTo>
                                <a:cubicBezTo>
                                  <a:pt x="51689" y="132969"/>
                                  <a:pt x="51562" y="132969"/>
                                  <a:pt x="51435" y="133096"/>
                                </a:cubicBezTo>
                                <a:cubicBezTo>
                                  <a:pt x="60706" y="142240"/>
                                  <a:pt x="70358" y="151511"/>
                                  <a:pt x="80010" y="161036"/>
                                </a:cubicBezTo>
                                <a:cubicBezTo>
                                  <a:pt x="89789" y="170561"/>
                                  <a:pt x="99441" y="180086"/>
                                  <a:pt x="108839" y="189357"/>
                                </a:cubicBezTo>
                                <a:cubicBezTo>
                                  <a:pt x="158877" y="239395"/>
                                  <a:pt x="208788" y="289433"/>
                                  <a:pt x="258826" y="339471"/>
                                </a:cubicBezTo>
                                <a:cubicBezTo>
                                  <a:pt x="259842" y="340360"/>
                                  <a:pt x="260350" y="341376"/>
                                  <a:pt x="260858" y="342392"/>
                                </a:cubicBezTo>
                                <a:cubicBezTo>
                                  <a:pt x="261366" y="343789"/>
                                  <a:pt x="261366" y="344932"/>
                                  <a:pt x="260858" y="346202"/>
                                </a:cubicBezTo>
                                <a:cubicBezTo>
                                  <a:pt x="260604" y="347599"/>
                                  <a:pt x="259969" y="348996"/>
                                  <a:pt x="258953" y="350774"/>
                                </a:cubicBezTo>
                                <a:cubicBezTo>
                                  <a:pt x="257810" y="352171"/>
                                  <a:pt x="256413" y="354203"/>
                                  <a:pt x="254254" y="356362"/>
                                </a:cubicBezTo>
                                <a:cubicBezTo>
                                  <a:pt x="252222" y="358394"/>
                                  <a:pt x="250317" y="359791"/>
                                  <a:pt x="248793" y="360934"/>
                                </a:cubicBezTo>
                                <a:cubicBezTo>
                                  <a:pt x="247015" y="361950"/>
                                  <a:pt x="245618" y="362712"/>
                                  <a:pt x="244348" y="362839"/>
                                </a:cubicBezTo>
                                <a:cubicBezTo>
                                  <a:pt x="242951" y="363347"/>
                                  <a:pt x="241935" y="363220"/>
                                  <a:pt x="240665" y="362585"/>
                                </a:cubicBezTo>
                                <a:cubicBezTo>
                                  <a:pt x="239522" y="362204"/>
                                  <a:pt x="238633" y="361569"/>
                                  <a:pt x="237617" y="360553"/>
                                </a:cubicBezTo>
                                <a:cubicBezTo>
                                  <a:pt x="161290" y="284226"/>
                                  <a:pt x="84709" y="207645"/>
                                  <a:pt x="8255" y="131318"/>
                                </a:cubicBezTo>
                                <a:cubicBezTo>
                                  <a:pt x="3175" y="126111"/>
                                  <a:pt x="508" y="121539"/>
                                  <a:pt x="127" y="117602"/>
                                </a:cubicBezTo>
                                <a:cubicBezTo>
                                  <a:pt x="0" y="113538"/>
                                  <a:pt x="762" y="110363"/>
                                  <a:pt x="2921" y="108204"/>
                                </a:cubicBezTo>
                                <a:cubicBezTo>
                                  <a:pt x="6477" y="104775"/>
                                  <a:pt x="9906" y="101346"/>
                                  <a:pt x="13335" y="97917"/>
                                </a:cubicBezTo>
                                <a:cubicBezTo>
                                  <a:pt x="15748" y="95377"/>
                                  <a:pt x="18161" y="93726"/>
                                  <a:pt x="20574" y="92583"/>
                                </a:cubicBezTo>
                                <a:cubicBezTo>
                                  <a:pt x="22733" y="91567"/>
                                  <a:pt x="25273" y="91186"/>
                                  <a:pt x="28067" y="91186"/>
                                </a:cubicBezTo>
                                <a:cubicBezTo>
                                  <a:pt x="30861" y="91440"/>
                                  <a:pt x="34290" y="92202"/>
                                  <a:pt x="37973" y="93599"/>
                                </a:cubicBezTo>
                                <a:cubicBezTo>
                                  <a:pt x="41910" y="95123"/>
                                  <a:pt x="46355" y="96901"/>
                                  <a:pt x="51816" y="99695"/>
                                </a:cubicBezTo>
                                <a:cubicBezTo>
                                  <a:pt x="100330" y="123952"/>
                                  <a:pt x="149479" y="147320"/>
                                  <a:pt x="198120" y="171704"/>
                                </a:cubicBezTo>
                                <a:cubicBezTo>
                                  <a:pt x="207137" y="176022"/>
                                  <a:pt x="215773" y="180086"/>
                                  <a:pt x="224282" y="184150"/>
                                </a:cubicBezTo>
                                <a:cubicBezTo>
                                  <a:pt x="232664" y="188468"/>
                                  <a:pt x="241046" y="192659"/>
                                  <a:pt x="249174" y="196850"/>
                                </a:cubicBezTo>
                                <a:cubicBezTo>
                                  <a:pt x="257302" y="201168"/>
                                  <a:pt x="265303" y="205105"/>
                                  <a:pt x="273050" y="209042"/>
                                </a:cubicBezTo>
                                <a:cubicBezTo>
                                  <a:pt x="281051" y="213233"/>
                                  <a:pt x="289052" y="217297"/>
                                  <a:pt x="297053" y="221361"/>
                                </a:cubicBezTo>
                                <a:cubicBezTo>
                                  <a:pt x="297053" y="221361"/>
                                  <a:pt x="297053" y="221234"/>
                                  <a:pt x="297053" y="221234"/>
                                </a:cubicBezTo>
                                <a:cubicBezTo>
                                  <a:pt x="286766" y="211074"/>
                                  <a:pt x="276098" y="200660"/>
                                  <a:pt x="265176" y="189738"/>
                                </a:cubicBezTo>
                                <a:cubicBezTo>
                                  <a:pt x="254127" y="178943"/>
                                  <a:pt x="243713" y="168529"/>
                                  <a:pt x="233553" y="158369"/>
                                </a:cubicBezTo>
                                <a:cubicBezTo>
                                  <a:pt x="188595" y="113411"/>
                                  <a:pt x="143637" y="68453"/>
                                  <a:pt x="98806" y="23622"/>
                                </a:cubicBezTo>
                                <a:cubicBezTo>
                                  <a:pt x="97790" y="22606"/>
                                  <a:pt x="97155" y="21717"/>
                                  <a:pt x="96774" y="20574"/>
                                </a:cubicBezTo>
                                <a:cubicBezTo>
                                  <a:pt x="96266" y="19431"/>
                                  <a:pt x="96012" y="18288"/>
                                  <a:pt x="96393" y="16764"/>
                                </a:cubicBezTo>
                                <a:cubicBezTo>
                                  <a:pt x="96520" y="15240"/>
                                  <a:pt x="97409" y="13843"/>
                                  <a:pt x="98425" y="12192"/>
                                </a:cubicBezTo>
                                <a:cubicBezTo>
                                  <a:pt x="99695" y="10668"/>
                                  <a:pt x="101219" y="8763"/>
                                  <a:pt x="103251" y="6731"/>
                                </a:cubicBezTo>
                                <a:cubicBezTo>
                                  <a:pt x="105156" y="4826"/>
                                  <a:pt x="107061" y="3302"/>
                                  <a:pt x="108585" y="2159"/>
                                </a:cubicBezTo>
                                <a:cubicBezTo>
                                  <a:pt x="110109" y="1143"/>
                                  <a:pt x="111633" y="254"/>
                                  <a:pt x="113030" y="127"/>
                                </a:cubicBezTo>
                                <a:close/>
                              </a:path>
                            </a:pathLst>
                          </a:custGeom>
                          <a:solidFill>
                            <a:srgbClr val="FF0000">
                              <a:alpha val="50196"/>
                            </a:srgbClr>
                          </a:solidFill>
                          <a:ln w="0" cap="flat">
                            <a:noFill/>
                            <a:miter lim="127000"/>
                          </a:ln>
                          <a:effectLst/>
                        </wps:spPr>
                        <wps:bodyPr/>
                      </wps:wsp>
                      <wps:wsp>
                        <wps:cNvPr id="13959" name="Shape 633"/>
                        <wps:cNvSpPr/>
                        <wps:spPr>
                          <a:xfrm>
                            <a:off x="3304921" y="4039615"/>
                            <a:ext cx="313182" cy="313182"/>
                          </a:xfrm>
                          <a:custGeom>
                            <a:avLst/>
                            <a:gdLst/>
                            <a:ahLst/>
                            <a:cxnLst/>
                            <a:rect l="0" t="0" r="0" b="0"/>
                            <a:pathLst>
                              <a:path w="313182" h="313182">
                                <a:moveTo>
                                  <a:pt x="114300" y="0"/>
                                </a:moveTo>
                                <a:cubicBezTo>
                                  <a:pt x="115316" y="127"/>
                                  <a:pt x="116713" y="381"/>
                                  <a:pt x="118237" y="1143"/>
                                </a:cubicBezTo>
                                <a:cubicBezTo>
                                  <a:pt x="119761" y="2032"/>
                                  <a:pt x="121412" y="3175"/>
                                  <a:pt x="123317" y="4826"/>
                                </a:cubicBezTo>
                                <a:cubicBezTo>
                                  <a:pt x="125349" y="6604"/>
                                  <a:pt x="127635" y="8636"/>
                                  <a:pt x="130175" y="11049"/>
                                </a:cubicBezTo>
                                <a:cubicBezTo>
                                  <a:pt x="132588" y="13589"/>
                                  <a:pt x="134620" y="15875"/>
                                  <a:pt x="136271" y="17653"/>
                                </a:cubicBezTo>
                                <a:cubicBezTo>
                                  <a:pt x="137795" y="19558"/>
                                  <a:pt x="139065" y="21336"/>
                                  <a:pt x="139700" y="22606"/>
                                </a:cubicBezTo>
                                <a:cubicBezTo>
                                  <a:pt x="140589" y="24130"/>
                                  <a:pt x="140716" y="25400"/>
                                  <a:pt x="140843" y="26543"/>
                                </a:cubicBezTo>
                                <a:cubicBezTo>
                                  <a:pt x="140843" y="27686"/>
                                  <a:pt x="140335" y="28448"/>
                                  <a:pt x="139700" y="29083"/>
                                </a:cubicBezTo>
                                <a:cubicBezTo>
                                  <a:pt x="124841" y="43942"/>
                                  <a:pt x="109982" y="58801"/>
                                  <a:pt x="94996" y="73787"/>
                                </a:cubicBezTo>
                                <a:cubicBezTo>
                                  <a:pt x="166878" y="145669"/>
                                  <a:pt x="238760" y="217551"/>
                                  <a:pt x="310515" y="289306"/>
                                </a:cubicBezTo>
                                <a:cubicBezTo>
                                  <a:pt x="311531" y="290322"/>
                                  <a:pt x="312293" y="291338"/>
                                  <a:pt x="312801" y="292608"/>
                                </a:cubicBezTo>
                                <a:cubicBezTo>
                                  <a:pt x="313182" y="293624"/>
                                  <a:pt x="313182" y="294767"/>
                                  <a:pt x="312801" y="296037"/>
                                </a:cubicBezTo>
                                <a:cubicBezTo>
                                  <a:pt x="312547" y="297434"/>
                                  <a:pt x="311785" y="298831"/>
                                  <a:pt x="310896" y="300482"/>
                                </a:cubicBezTo>
                                <a:cubicBezTo>
                                  <a:pt x="309753" y="302006"/>
                                  <a:pt x="308229" y="303911"/>
                                  <a:pt x="306070" y="306070"/>
                                </a:cubicBezTo>
                                <a:cubicBezTo>
                                  <a:pt x="304165" y="308102"/>
                                  <a:pt x="302133" y="309499"/>
                                  <a:pt x="300736" y="310642"/>
                                </a:cubicBezTo>
                                <a:cubicBezTo>
                                  <a:pt x="298958" y="311658"/>
                                  <a:pt x="297561" y="312420"/>
                                  <a:pt x="296037" y="312801"/>
                                </a:cubicBezTo>
                                <a:cubicBezTo>
                                  <a:pt x="294767" y="313182"/>
                                  <a:pt x="293751" y="313055"/>
                                  <a:pt x="292608" y="312801"/>
                                </a:cubicBezTo>
                                <a:cubicBezTo>
                                  <a:pt x="291465" y="312293"/>
                                  <a:pt x="290322" y="311531"/>
                                  <a:pt x="289433" y="310515"/>
                                </a:cubicBezTo>
                                <a:cubicBezTo>
                                  <a:pt x="217551" y="238760"/>
                                  <a:pt x="145796" y="166878"/>
                                  <a:pt x="73787" y="94996"/>
                                </a:cubicBezTo>
                                <a:cubicBezTo>
                                  <a:pt x="58928" y="109855"/>
                                  <a:pt x="44069" y="124714"/>
                                  <a:pt x="29083" y="139700"/>
                                </a:cubicBezTo>
                                <a:cubicBezTo>
                                  <a:pt x="28575" y="140335"/>
                                  <a:pt x="27686" y="140716"/>
                                  <a:pt x="26670" y="140716"/>
                                </a:cubicBezTo>
                                <a:cubicBezTo>
                                  <a:pt x="25527" y="140716"/>
                                  <a:pt x="24384" y="140335"/>
                                  <a:pt x="22860" y="139573"/>
                                </a:cubicBezTo>
                                <a:cubicBezTo>
                                  <a:pt x="21463" y="138938"/>
                                  <a:pt x="19685" y="137668"/>
                                  <a:pt x="17907" y="136017"/>
                                </a:cubicBezTo>
                                <a:cubicBezTo>
                                  <a:pt x="15875" y="134493"/>
                                  <a:pt x="13589" y="132588"/>
                                  <a:pt x="11176" y="130048"/>
                                </a:cubicBezTo>
                                <a:cubicBezTo>
                                  <a:pt x="8636" y="127635"/>
                                  <a:pt x="6731" y="125349"/>
                                  <a:pt x="4953" y="123190"/>
                                </a:cubicBezTo>
                                <a:cubicBezTo>
                                  <a:pt x="3302" y="121285"/>
                                  <a:pt x="2159" y="119634"/>
                                  <a:pt x="1397" y="117983"/>
                                </a:cubicBezTo>
                                <a:cubicBezTo>
                                  <a:pt x="508" y="116586"/>
                                  <a:pt x="127" y="115316"/>
                                  <a:pt x="127" y="114173"/>
                                </a:cubicBezTo>
                                <a:cubicBezTo>
                                  <a:pt x="0" y="113157"/>
                                  <a:pt x="508" y="112268"/>
                                  <a:pt x="1143" y="111760"/>
                                </a:cubicBezTo>
                                <a:cubicBezTo>
                                  <a:pt x="38100" y="74803"/>
                                  <a:pt x="74930" y="37973"/>
                                  <a:pt x="111760" y="1016"/>
                                </a:cubicBezTo>
                                <a:cubicBezTo>
                                  <a:pt x="112395" y="508"/>
                                  <a:pt x="113157" y="0"/>
                                  <a:pt x="114300" y="0"/>
                                </a:cubicBezTo>
                                <a:close/>
                              </a:path>
                            </a:pathLst>
                          </a:custGeom>
                          <a:solidFill>
                            <a:srgbClr val="FF0000">
                              <a:alpha val="50196"/>
                            </a:srgbClr>
                          </a:solidFill>
                          <a:ln w="0" cap="flat">
                            <a:noFill/>
                            <a:miter lim="127000"/>
                          </a:ln>
                          <a:effectLst/>
                        </wps:spPr>
                        <wps:bodyPr/>
                      </wps:wsp>
                      <wps:wsp>
                        <wps:cNvPr id="32" name="Shape 634"/>
                        <wps:cNvSpPr/>
                        <wps:spPr>
                          <a:xfrm>
                            <a:off x="3446399" y="3994784"/>
                            <a:ext cx="264795" cy="264922"/>
                          </a:xfrm>
                          <a:custGeom>
                            <a:avLst/>
                            <a:gdLst/>
                            <a:ahLst/>
                            <a:cxnLst/>
                            <a:rect l="0" t="0" r="0" b="0"/>
                            <a:pathLst>
                              <a:path w="264795" h="264922">
                                <a:moveTo>
                                  <a:pt x="16764" y="127"/>
                                </a:moveTo>
                                <a:cubicBezTo>
                                  <a:pt x="18161" y="0"/>
                                  <a:pt x="19304" y="0"/>
                                  <a:pt x="20320" y="381"/>
                                </a:cubicBezTo>
                                <a:cubicBezTo>
                                  <a:pt x="21463" y="762"/>
                                  <a:pt x="22606" y="1651"/>
                                  <a:pt x="23495" y="2667"/>
                                </a:cubicBezTo>
                                <a:cubicBezTo>
                                  <a:pt x="102997" y="82169"/>
                                  <a:pt x="182499" y="161671"/>
                                  <a:pt x="262128" y="241173"/>
                                </a:cubicBezTo>
                                <a:cubicBezTo>
                                  <a:pt x="263017" y="242189"/>
                                  <a:pt x="263906" y="243205"/>
                                  <a:pt x="264287" y="244348"/>
                                </a:cubicBezTo>
                                <a:cubicBezTo>
                                  <a:pt x="264668" y="245491"/>
                                  <a:pt x="264795" y="246507"/>
                                  <a:pt x="264414" y="247777"/>
                                </a:cubicBezTo>
                                <a:cubicBezTo>
                                  <a:pt x="264033" y="249174"/>
                                  <a:pt x="263398" y="250571"/>
                                  <a:pt x="262509" y="252222"/>
                                </a:cubicBezTo>
                                <a:cubicBezTo>
                                  <a:pt x="261239" y="253873"/>
                                  <a:pt x="259842" y="255778"/>
                                  <a:pt x="257683" y="257810"/>
                                </a:cubicBezTo>
                                <a:cubicBezTo>
                                  <a:pt x="255778" y="259842"/>
                                  <a:pt x="253746" y="261239"/>
                                  <a:pt x="252222" y="262509"/>
                                </a:cubicBezTo>
                                <a:cubicBezTo>
                                  <a:pt x="250444" y="263398"/>
                                  <a:pt x="249047" y="264287"/>
                                  <a:pt x="247650" y="264541"/>
                                </a:cubicBezTo>
                                <a:cubicBezTo>
                                  <a:pt x="246380" y="264922"/>
                                  <a:pt x="245237" y="264922"/>
                                  <a:pt x="244221" y="264541"/>
                                </a:cubicBezTo>
                                <a:cubicBezTo>
                                  <a:pt x="242951" y="264033"/>
                                  <a:pt x="241935" y="263271"/>
                                  <a:pt x="241046" y="262255"/>
                                </a:cubicBezTo>
                                <a:cubicBezTo>
                                  <a:pt x="161417" y="182753"/>
                                  <a:pt x="81915" y="103251"/>
                                  <a:pt x="2413" y="23749"/>
                                </a:cubicBezTo>
                                <a:cubicBezTo>
                                  <a:pt x="1524" y="22733"/>
                                  <a:pt x="762" y="21590"/>
                                  <a:pt x="381" y="20447"/>
                                </a:cubicBezTo>
                                <a:cubicBezTo>
                                  <a:pt x="0" y="19304"/>
                                  <a:pt x="0" y="18161"/>
                                  <a:pt x="381" y="16637"/>
                                </a:cubicBezTo>
                                <a:cubicBezTo>
                                  <a:pt x="762" y="15494"/>
                                  <a:pt x="1524" y="13843"/>
                                  <a:pt x="2413" y="12192"/>
                                </a:cubicBezTo>
                                <a:cubicBezTo>
                                  <a:pt x="3556" y="10668"/>
                                  <a:pt x="4953" y="8890"/>
                                  <a:pt x="6858" y="6985"/>
                                </a:cubicBezTo>
                                <a:cubicBezTo>
                                  <a:pt x="8890" y="4953"/>
                                  <a:pt x="10795" y="3429"/>
                                  <a:pt x="12446" y="2159"/>
                                </a:cubicBezTo>
                                <a:cubicBezTo>
                                  <a:pt x="14097" y="1270"/>
                                  <a:pt x="15494" y="635"/>
                                  <a:pt x="16764" y="127"/>
                                </a:cubicBezTo>
                                <a:close/>
                              </a:path>
                            </a:pathLst>
                          </a:custGeom>
                          <a:solidFill>
                            <a:srgbClr val="FF0000">
                              <a:alpha val="50196"/>
                            </a:srgbClr>
                          </a:solidFill>
                          <a:ln w="0" cap="flat">
                            <a:noFill/>
                            <a:miter lim="127000"/>
                          </a:ln>
                          <a:effectLst/>
                        </wps:spPr>
                        <wps:bodyPr/>
                      </wps:wsp>
                      <wps:wsp>
                        <wps:cNvPr id="33" name="Shape 635"/>
                        <wps:cNvSpPr/>
                        <wps:spPr>
                          <a:xfrm>
                            <a:off x="3512312" y="3869689"/>
                            <a:ext cx="262382" cy="326644"/>
                          </a:xfrm>
                          <a:custGeom>
                            <a:avLst/>
                            <a:gdLst/>
                            <a:ahLst/>
                            <a:cxnLst/>
                            <a:rect l="0" t="0" r="0" b="0"/>
                            <a:pathLst>
                              <a:path w="262382" h="326644">
                                <a:moveTo>
                                  <a:pt x="76835" y="0"/>
                                </a:moveTo>
                                <a:cubicBezTo>
                                  <a:pt x="77851" y="127"/>
                                  <a:pt x="79248" y="381"/>
                                  <a:pt x="80645" y="1270"/>
                                </a:cubicBezTo>
                                <a:cubicBezTo>
                                  <a:pt x="82296" y="2032"/>
                                  <a:pt x="84074" y="3175"/>
                                  <a:pt x="85979" y="4699"/>
                                </a:cubicBezTo>
                                <a:cubicBezTo>
                                  <a:pt x="88011" y="6604"/>
                                  <a:pt x="90297" y="8509"/>
                                  <a:pt x="92710" y="11049"/>
                                </a:cubicBezTo>
                                <a:cubicBezTo>
                                  <a:pt x="95250" y="13462"/>
                                  <a:pt x="97155" y="15748"/>
                                  <a:pt x="98806" y="17653"/>
                                </a:cubicBezTo>
                                <a:cubicBezTo>
                                  <a:pt x="100330" y="19431"/>
                                  <a:pt x="101600" y="21336"/>
                                  <a:pt x="102235" y="22733"/>
                                </a:cubicBezTo>
                                <a:cubicBezTo>
                                  <a:pt x="102997" y="24257"/>
                                  <a:pt x="103251" y="25527"/>
                                  <a:pt x="103378" y="26543"/>
                                </a:cubicBezTo>
                                <a:cubicBezTo>
                                  <a:pt x="103251" y="27813"/>
                                  <a:pt x="102870" y="28448"/>
                                  <a:pt x="102362" y="28956"/>
                                </a:cubicBezTo>
                                <a:cubicBezTo>
                                  <a:pt x="82931" y="48514"/>
                                  <a:pt x="63500" y="67818"/>
                                  <a:pt x="44069" y="87249"/>
                                </a:cubicBezTo>
                                <a:cubicBezTo>
                                  <a:pt x="72263" y="115570"/>
                                  <a:pt x="100457" y="143637"/>
                                  <a:pt x="128651" y="171831"/>
                                </a:cubicBezTo>
                                <a:cubicBezTo>
                                  <a:pt x="146939" y="153416"/>
                                  <a:pt x="165354" y="135128"/>
                                  <a:pt x="183642" y="116713"/>
                                </a:cubicBezTo>
                                <a:cubicBezTo>
                                  <a:pt x="184277" y="116205"/>
                                  <a:pt x="184912" y="115824"/>
                                  <a:pt x="185928" y="115570"/>
                                </a:cubicBezTo>
                                <a:cubicBezTo>
                                  <a:pt x="187071" y="115697"/>
                                  <a:pt x="188341" y="115951"/>
                                  <a:pt x="189611" y="116586"/>
                                </a:cubicBezTo>
                                <a:cubicBezTo>
                                  <a:pt x="191008" y="117221"/>
                                  <a:pt x="192659" y="118110"/>
                                  <a:pt x="194564" y="119761"/>
                                </a:cubicBezTo>
                                <a:cubicBezTo>
                                  <a:pt x="196342" y="121285"/>
                                  <a:pt x="198755" y="123444"/>
                                  <a:pt x="201549" y="126238"/>
                                </a:cubicBezTo>
                                <a:cubicBezTo>
                                  <a:pt x="204089" y="128778"/>
                                  <a:pt x="205740" y="130810"/>
                                  <a:pt x="207391" y="132588"/>
                                </a:cubicBezTo>
                                <a:cubicBezTo>
                                  <a:pt x="208915" y="134493"/>
                                  <a:pt x="210185" y="136398"/>
                                  <a:pt x="210820" y="137795"/>
                                </a:cubicBezTo>
                                <a:cubicBezTo>
                                  <a:pt x="211582" y="139192"/>
                                  <a:pt x="211836" y="140462"/>
                                  <a:pt x="211963" y="141478"/>
                                </a:cubicBezTo>
                                <a:cubicBezTo>
                                  <a:pt x="211836" y="142748"/>
                                  <a:pt x="211709" y="143637"/>
                                  <a:pt x="211201" y="144272"/>
                                </a:cubicBezTo>
                                <a:cubicBezTo>
                                  <a:pt x="192786" y="162687"/>
                                  <a:pt x="174498" y="180975"/>
                                  <a:pt x="156083" y="199263"/>
                                </a:cubicBezTo>
                                <a:cubicBezTo>
                                  <a:pt x="190627" y="233807"/>
                                  <a:pt x="225044" y="268224"/>
                                  <a:pt x="259588" y="302768"/>
                                </a:cubicBezTo>
                                <a:cubicBezTo>
                                  <a:pt x="260604" y="303784"/>
                                  <a:pt x="261239" y="304673"/>
                                  <a:pt x="261620" y="305816"/>
                                </a:cubicBezTo>
                                <a:cubicBezTo>
                                  <a:pt x="262255" y="307086"/>
                                  <a:pt x="262382" y="308102"/>
                                  <a:pt x="261874" y="309499"/>
                                </a:cubicBezTo>
                                <a:cubicBezTo>
                                  <a:pt x="261620" y="310896"/>
                                  <a:pt x="260985" y="312166"/>
                                  <a:pt x="259969" y="313944"/>
                                </a:cubicBezTo>
                                <a:cubicBezTo>
                                  <a:pt x="258826" y="315468"/>
                                  <a:pt x="257302" y="317500"/>
                                  <a:pt x="255143" y="319532"/>
                                </a:cubicBezTo>
                                <a:cubicBezTo>
                                  <a:pt x="253238" y="321564"/>
                                  <a:pt x="251206" y="322961"/>
                                  <a:pt x="249809" y="324231"/>
                                </a:cubicBezTo>
                                <a:cubicBezTo>
                                  <a:pt x="247904" y="325120"/>
                                  <a:pt x="246507" y="325882"/>
                                  <a:pt x="245110" y="326136"/>
                                </a:cubicBezTo>
                                <a:cubicBezTo>
                                  <a:pt x="243840" y="326644"/>
                                  <a:pt x="242824" y="326517"/>
                                  <a:pt x="241427" y="325882"/>
                                </a:cubicBezTo>
                                <a:cubicBezTo>
                                  <a:pt x="240284" y="325628"/>
                                  <a:pt x="239522" y="324866"/>
                                  <a:pt x="238506" y="323977"/>
                                </a:cubicBezTo>
                                <a:cubicBezTo>
                                  <a:pt x="161798" y="247142"/>
                                  <a:pt x="85090" y="170561"/>
                                  <a:pt x="8382" y="93853"/>
                                </a:cubicBezTo>
                                <a:cubicBezTo>
                                  <a:pt x="3429" y="88900"/>
                                  <a:pt x="762" y="84582"/>
                                  <a:pt x="381" y="80772"/>
                                </a:cubicBezTo>
                                <a:cubicBezTo>
                                  <a:pt x="0" y="77216"/>
                                  <a:pt x="1016" y="74422"/>
                                  <a:pt x="2794" y="72644"/>
                                </a:cubicBezTo>
                                <a:cubicBezTo>
                                  <a:pt x="26670" y="48641"/>
                                  <a:pt x="50419" y="24892"/>
                                  <a:pt x="74295" y="1016"/>
                                </a:cubicBezTo>
                                <a:cubicBezTo>
                                  <a:pt x="74930" y="381"/>
                                  <a:pt x="75565" y="127"/>
                                  <a:pt x="76835" y="0"/>
                                </a:cubicBezTo>
                                <a:close/>
                              </a:path>
                            </a:pathLst>
                          </a:custGeom>
                          <a:solidFill>
                            <a:srgbClr val="FF0000">
                              <a:alpha val="50196"/>
                            </a:srgbClr>
                          </a:solidFill>
                          <a:ln w="0" cap="flat">
                            <a:noFill/>
                            <a:miter lim="127000"/>
                          </a:ln>
                          <a:effectLst/>
                        </wps:spPr>
                        <wps:bodyPr/>
                      </wps:wsp>
                      <wps:wsp>
                        <wps:cNvPr id="34" name="Shape 636"/>
                        <wps:cNvSpPr/>
                        <wps:spPr>
                          <a:xfrm>
                            <a:off x="3625469" y="3815587"/>
                            <a:ext cx="264795" cy="265049"/>
                          </a:xfrm>
                          <a:custGeom>
                            <a:avLst/>
                            <a:gdLst/>
                            <a:ahLst/>
                            <a:cxnLst/>
                            <a:rect l="0" t="0" r="0" b="0"/>
                            <a:pathLst>
                              <a:path w="264795" h="265049">
                                <a:moveTo>
                                  <a:pt x="16764" y="381"/>
                                </a:moveTo>
                                <a:cubicBezTo>
                                  <a:pt x="18288" y="0"/>
                                  <a:pt x="19304" y="127"/>
                                  <a:pt x="20320" y="508"/>
                                </a:cubicBezTo>
                                <a:cubicBezTo>
                                  <a:pt x="21463" y="889"/>
                                  <a:pt x="22606" y="1778"/>
                                  <a:pt x="23622" y="2794"/>
                                </a:cubicBezTo>
                                <a:cubicBezTo>
                                  <a:pt x="102997" y="82169"/>
                                  <a:pt x="182626" y="161798"/>
                                  <a:pt x="262128" y="241300"/>
                                </a:cubicBezTo>
                                <a:cubicBezTo>
                                  <a:pt x="263144" y="242316"/>
                                  <a:pt x="263906" y="243205"/>
                                  <a:pt x="264287" y="244475"/>
                                </a:cubicBezTo>
                                <a:cubicBezTo>
                                  <a:pt x="264795" y="245491"/>
                                  <a:pt x="264795" y="246634"/>
                                  <a:pt x="264287" y="247904"/>
                                </a:cubicBezTo>
                                <a:cubicBezTo>
                                  <a:pt x="264033" y="249301"/>
                                  <a:pt x="263398" y="250698"/>
                                  <a:pt x="262382" y="252476"/>
                                </a:cubicBezTo>
                                <a:cubicBezTo>
                                  <a:pt x="261239" y="253873"/>
                                  <a:pt x="259842" y="255905"/>
                                  <a:pt x="257683" y="258064"/>
                                </a:cubicBezTo>
                                <a:cubicBezTo>
                                  <a:pt x="255651" y="259969"/>
                                  <a:pt x="253746" y="261493"/>
                                  <a:pt x="252222" y="262636"/>
                                </a:cubicBezTo>
                                <a:cubicBezTo>
                                  <a:pt x="250571" y="263525"/>
                                  <a:pt x="249047" y="264287"/>
                                  <a:pt x="247650" y="264541"/>
                                </a:cubicBezTo>
                                <a:cubicBezTo>
                                  <a:pt x="246380" y="265049"/>
                                  <a:pt x="245237" y="265049"/>
                                  <a:pt x="244221" y="264541"/>
                                </a:cubicBezTo>
                                <a:cubicBezTo>
                                  <a:pt x="242951" y="264160"/>
                                  <a:pt x="241935" y="263398"/>
                                  <a:pt x="241046" y="262382"/>
                                </a:cubicBezTo>
                                <a:cubicBezTo>
                                  <a:pt x="161417" y="182880"/>
                                  <a:pt x="81915" y="103251"/>
                                  <a:pt x="2540" y="23876"/>
                                </a:cubicBezTo>
                                <a:cubicBezTo>
                                  <a:pt x="1524" y="22860"/>
                                  <a:pt x="762" y="21590"/>
                                  <a:pt x="381" y="20574"/>
                                </a:cubicBezTo>
                                <a:cubicBezTo>
                                  <a:pt x="0" y="19558"/>
                                  <a:pt x="0" y="18288"/>
                                  <a:pt x="381" y="16764"/>
                                </a:cubicBezTo>
                                <a:cubicBezTo>
                                  <a:pt x="762" y="15494"/>
                                  <a:pt x="1524" y="13970"/>
                                  <a:pt x="2413" y="12319"/>
                                </a:cubicBezTo>
                                <a:cubicBezTo>
                                  <a:pt x="3556" y="10795"/>
                                  <a:pt x="5080" y="9017"/>
                                  <a:pt x="6858" y="7239"/>
                                </a:cubicBezTo>
                                <a:cubicBezTo>
                                  <a:pt x="9017" y="5080"/>
                                  <a:pt x="10795" y="3429"/>
                                  <a:pt x="12319" y="2286"/>
                                </a:cubicBezTo>
                                <a:cubicBezTo>
                                  <a:pt x="14097" y="1397"/>
                                  <a:pt x="15494" y="762"/>
                                  <a:pt x="16764" y="381"/>
                                </a:cubicBezTo>
                                <a:close/>
                              </a:path>
                            </a:pathLst>
                          </a:custGeom>
                          <a:solidFill>
                            <a:srgbClr val="FF0000">
                              <a:alpha val="50196"/>
                            </a:srgbClr>
                          </a:solidFill>
                          <a:ln w="0" cap="flat">
                            <a:noFill/>
                            <a:miter lim="127000"/>
                          </a:ln>
                          <a:effectLst/>
                        </wps:spPr>
                        <wps:bodyPr/>
                      </wps:wsp>
                      <wps:wsp>
                        <wps:cNvPr id="35" name="Shape 637"/>
                        <wps:cNvSpPr/>
                        <wps:spPr>
                          <a:xfrm>
                            <a:off x="3721989" y="3686047"/>
                            <a:ext cx="297434" cy="300196"/>
                          </a:xfrm>
                          <a:custGeom>
                            <a:avLst/>
                            <a:gdLst/>
                            <a:ahLst/>
                            <a:cxnLst/>
                            <a:rect l="0" t="0" r="0" b="0"/>
                            <a:pathLst>
                              <a:path w="297434" h="300196">
                                <a:moveTo>
                                  <a:pt x="71501" y="127"/>
                                </a:moveTo>
                                <a:cubicBezTo>
                                  <a:pt x="76962" y="0"/>
                                  <a:pt x="81153" y="0"/>
                                  <a:pt x="83947" y="635"/>
                                </a:cubicBezTo>
                                <a:cubicBezTo>
                                  <a:pt x="86741" y="1270"/>
                                  <a:pt x="88773" y="2032"/>
                                  <a:pt x="90170" y="2540"/>
                                </a:cubicBezTo>
                                <a:cubicBezTo>
                                  <a:pt x="91440" y="3175"/>
                                  <a:pt x="92710" y="3937"/>
                                  <a:pt x="94107" y="4826"/>
                                </a:cubicBezTo>
                                <a:cubicBezTo>
                                  <a:pt x="95504" y="6096"/>
                                  <a:pt x="97155" y="6985"/>
                                  <a:pt x="99060" y="8763"/>
                                </a:cubicBezTo>
                                <a:cubicBezTo>
                                  <a:pt x="100838" y="10414"/>
                                  <a:pt x="102743" y="12319"/>
                                  <a:pt x="105029" y="14605"/>
                                </a:cubicBezTo>
                                <a:cubicBezTo>
                                  <a:pt x="107442" y="17018"/>
                                  <a:pt x="109728" y="19558"/>
                                  <a:pt x="111379" y="21336"/>
                                </a:cubicBezTo>
                                <a:cubicBezTo>
                                  <a:pt x="112903" y="23241"/>
                                  <a:pt x="114046" y="25146"/>
                                  <a:pt x="114808" y="26543"/>
                                </a:cubicBezTo>
                                <a:cubicBezTo>
                                  <a:pt x="115951" y="28321"/>
                                  <a:pt x="116205" y="29464"/>
                                  <a:pt x="116459" y="30353"/>
                                </a:cubicBezTo>
                                <a:cubicBezTo>
                                  <a:pt x="116586" y="31369"/>
                                  <a:pt x="116332" y="32512"/>
                                  <a:pt x="115697" y="33020"/>
                                </a:cubicBezTo>
                                <a:cubicBezTo>
                                  <a:pt x="114554" y="34163"/>
                                  <a:pt x="111633" y="34544"/>
                                  <a:pt x="107061" y="34036"/>
                                </a:cubicBezTo>
                                <a:cubicBezTo>
                                  <a:pt x="102489" y="33528"/>
                                  <a:pt x="97155" y="33528"/>
                                  <a:pt x="90932" y="33655"/>
                                </a:cubicBezTo>
                                <a:cubicBezTo>
                                  <a:pt x="84709" y="34036"/>
                                  <a:pt x="77978" y="35179"/>
                                  <a:pt x="70739" y="37338"/>
                                </a:cubicBezTo>
                                <a:cubicBezTo>
                                  <a:pt x="63500" y="39497"/>
                                  <a:pt x="56896" y="43815"/>
                                  <a:pt x="50292" y="50419"/>
                                </a:cubicBezTo>
                                <a:cubicBezTo>
                                  <a:pt x="43307" y="57404"/>
                                  <a:pt x="38735" y="66040"/>
                                  <a:pt x="37592" y="76327"/>
                                </a:cubicBezTo>
                                <a:cubicBezTo>
                                  <a:pt x="36195" y="86487"/>
                                  <a:pt x="37592" y="98171"/>
                                  <a:pt x="42291" y="110744"/>
                                </a:cubicBezTo>
                                <a:cubicBezTo>
                                  <a:pt x="46863" y="123444"/>
                                  <a:pt x="53975" y="137033"/>
                                  <a:pt x="64008" y="151638"/>
                                </a:cubicBezTo>
                                <a:cubicBezTo>
                                  <a:pt x="74168" y="166370"/>
                                  <a:pt x="87122" y="181483"/>
                                  <a:pt x="102997" y="197485"/>
                                </a:cubicBezTo>
                                <a:cubicBezTo>
                                  <a:pt x="118745" y="213233"/>
                                  <a:pt x="133731" y="225806"/>
                                  <a:pt x="148082" y="235839"/>
                                </a:cubicBezTo>
                                <a:cubicBezTo>
                                  <a:pt x="162179" y="245872"/>
                                  <a:pt x="175641" y="252730"/>
                                  <a:pt x="187833" y="256794"/>
                                </a:cubicBezTo>
                                <a:cubicBezTo>
                                  <a:pt x="200025" y="261112"/>
                                  <a:pt x="211074" y="262128"/>
                                  <a:pt x="221107" y="260223"/>
                                </a:cubicBezTo>
                                <a:cubicBezTo>
                                  <a:pt x="231394" y="258572"/>
                                  <a:pt x="240157" y="253873"/>
                                  <a:pt x="247650" y="246380"/>
                                </a:cubicBezTo>
                                <a:cubicBezTo>
                                  <a:pt x="253873" y="240157"/>
                                  <a:pt x="258445" y="233553"/>
                                  <a:pt x="260604" y="226187"/>
                                </a:cubicBezTo>
                                <a:cubicBezTo>
                                  <a:pt x="262890" y="218948"/>
                                  <a:pt x="264287" y="212217"/>
                                  <a:pt x="264541" y="205740"/>
                                </a:cubicBezTo>
                                <a:cubicBezTo>
                                  <a:pt x="264922" y="199644"/>
                                  <a:pt x="265049" y="194183"/>
                                  <a:pt x="264541" y="189611"/>
                                </a:cubicBezTo>
                                <a:cubicBezTo>
                                  <a:pt x="264033" y="185039"/>
                                  <a:pt x="264795" y="182118"/>
                                  <a:pt x="266065" y="180848"/>
                                </a:cubicBezTo>
                                <a:cubicBezTo>
                                  <a:pt x="266573" y="180340"/>
                                  <a:pt x="267335" y="179959"/>
                                  <a:pt x="268097" y="179959"/>
                                </a:cubicBezTo>
                                <a:cubicBezTo>
                                  <a:pt x="268732" y="179959"/>
                                  <a:pt x="270002" y="180340"/>
                                  <a:pt x="271145" y="181102"/>
                                </a:cubicBezTo>
                                <a:cubicBezTo>
                                  <a:pt x="272415" y="181991"/>
                                  <a:pt x="274320" y="183261"/>
                                  <a:pt x="276352" y="185166"/>
                                </a:cubicBezTo>
                                <a:cubicBezTo>
                                  <a:pt x="278384" y="186944"/>
                                  <a:pt x="281051" y="189230"/>
                                  <a:pt x="283845" y="192151"/>
                                </a:cubicBezTo>
                                <a:cubicBezTo>
                                  <a:pt x="286004" y="194310"/>
                                  <a:pt x="287782" y="195961"/>
                                  <a:pt x="289052" y="197739"/>
                                </a:cubicBezTo>
                                <a:cubicBezTo>
                                  <a:pt x="290576" y="199390"/>
                                  <a:pt x="291719" y="200787"/>
                                  <a:pt x="292862" y="202057"/>
                                </a:cubicBezTo>
                                <a:cubicBezTo>
                                  <a:pt x="293751" y="203454"/>
                                  <a:pt x="294513" y="204724"/>
                                  <a:pt x="295148" y="205994"/>
                                </a:cubicBezTo>
                                <a:cubicBezTo>
                                  <a:pt x="295656" y="207264"/>
                                  <a:pt x="296037" y="208788"/>
                                  <a:pt x="296545" y="210947"/>
                                </a:cubicBezTo>
                                <a:cubicBezTo>
                                  <a:pt x="297053" y="213233"/>
                                  <a:pt x="297180" y="216789"/>
                                  <a:pt x="297180" y="221869"/>
                                </a:cubicBezTo>
                                <a:cubicBezTo>
                                  <a:pt x="297434" y="227203"/>
                                  <a:pt x="296291" y="233045"/>
                                  <a:pt x="295148" y="239268"/>
                                </a:cubicBezTo>
                                <a:cubicBezTo>
                                  <a:pt x="293751" y="245745"/>
                                  <a:pt x="291338" y="252349"/>
                                  <a:pt x="288290" y="259334"/>
                                </a:cubicBezTo>
                                <a:cubicBezTo>
                                  <a:pt x="284988" y="266065"/>
                                  <a:pt x="280162" y="272288"/>
                                  <a:pt x="274193" y="278257"/>
                                </a:cubicBezTo>
                                <a:cubicBezTo>
                                  <a:pt x="263779" y="288671"/>
                                  <a:pt x="251841" y="295402"/>
                                  <a:pt x="238252" y="298196"/>
                                </a:cubicBezTo>
                                <a:cubicBezTo>
                                  <a:pt x="231330" y="299593"/>
                                  <a:pt x="224123" y="300196"/>
                                  <a:pt x="216614" y="299831"/>
                                </a:cubicBezTo>
                                <a:cubicBezTo>
                                  <a:pt x="209105" y="299466"/>
                                  <a:pt x="201295" y="298132"/>
                                  <a:pt x="193167" y="295656"/>
                                </a:cubicBezTo>
                                <a:cubicBezTo>
                                  <a:pt x="176657" y="290830"/>
                                  <a:pt x="159131" y="282702"/>
                                  <a:pt x="140589" y="270129"/>
                                </a:cubicBezTo>
                                <a:cubicBezTo>
                                  <a:pt x="122047" y="257937"/>
                                  <a:pt x="102743" y="241808"/>
                                  <a:pt x="82677" y="221742"/>
                                </a:cubicBezTo>
                                <a:cubicBezTo>
                                  <a:pt x="62103" y="201168"/>
                                  <a:pt x="45466" y="180975"/>
                                  <a:pt x="32639" y="161417"/>
                                </a:cubicBezTo>
                                <a:cubicBezTo>
                                  <a:pt x="19685" y="142113"/>
                                  <a:pt x="11176" y="123571"/>
                                  <a:pt x="5842" y="106045"/>
                                </a:cubicBezTo>
                                <a:cubicBezTo>
                                  <a:pt x="635" y="88900"/>
                                  <a:pt x="0" y="73025"/>
                                  <a:pt x="2413" y="58420"/>
                                </a:cubicBezTo>
                                <a:cubicBezTo>
                                  <a:pt x="4826" y="43942"/>
                                  <a:pt x="11557" y="31623"/>
                                  <a:pt x="21971" y="21209"/>
                                </a:cubicBezTo>
                                <a:cubicBezTo>
                                  <a:pt x="26416" y="16637"/>
                                  <a:pt x="31623" y="12573"/>
                                  <a:pt x="37338" y="9779"/>
                                </a:cubicBezTo>
                                <a:cubicBezTo>
                                  <a:pt x="42926" y="6731"/>
                                  <a:pt x="48641" y="4445"/>
                                  <a:pt x="54483" y="2794"/>
                                </a:cubicBezTo>
                                <a:cubicBezTo>
                                  <a:pt x="60325" y="1270"/>
                                  <a:pt x="65913" y="127"/>
                                  <a:pt x="71501" y="127"/>
                                </a:cubicBezTo>
                                <a:close/>
                              </a:path>
                            </a:pathLst>
                          </a:custGeom>
                          <a:solidFill>
                            <a:srgbClr val="FF0000">
                              <a:alpha val="50196"/>
                            </a:srgbClr>
                          </a:solidFill>
                          <a:ln w="0" cap="flat">
                            <a:noFill/>
                            <a:miter lim="127000"/>
                          </a:ln>
                          <a:effectLst/>
                        </wps:spPr>
                        <wps:bodyPr/>
                      </wps:wsp>
                      <wps:wsp>
                        <wps:cNvPr id="36" name="Shape 638"/>
                        <wps:cNvSpPr/>
                        <wps:spPr>
                          <a:xfrm>
                            <a:off x="3861308" y="3574287"/>
                            <a:ext cx="118682" cy="216330"/>
                          </a:xfrm>
                          <a:custGeom>
                            <a:avLst/>
                            <a:gdLst/>
                            <a:ahLst/>
                            <a:cxnLst/>
                            <a:rect l="0" t="0" r="0" b="0"/>
                            <a:pathLst>
                              <a:path w="118682" h="216330">
                                <a:moveTo>
                                  <a:pt x="25908" y="381"/>
                                </a:moveTo>
                                <a:cubicBezTo>
                                  <a:pt x="27432" y="889"/>
                                  <a:pt x="29210" y="1778"/>
                                  <a:pt x="30861" y="2794"/>
                                </a:cubicBezTo>
                                <a:lnTo>
                                  <a:pt x="118682" y="57653"/>
                                </a:lnTo>
                                <a:lnTo>
                                  <a:pt x="118682" y="93028"/>
                                </a:lnTo>
                                <a:lnTo>
                                  <a:pt x="42799" y="44958"/>
                                </a:lnTo>
                                <a:lnTo>
                                  <a:pt x="118682" y="163974"/>
                                </a:lnTo>
                                <a:lnTo>
                                  <a:pt x="118682" y="216330"/>
                                </a:lnTo>
                                <a:lnTo>
                                  <a:pt x="2667" y="30607"/>
                                </a:lnTo>
                                <a:cubicBezTo>
                                  <a:pt x="1651" y="28956"/>
                                  <a:pt x="889" y="27432"/>
                                  <a:pt x="508" y="25908"/>
                                </a:cubicBezTo>
                                <a:cubicBezTo>
                                  <a:pt x="0" y="24384"/>
                                  <a:pt x="127" y="23114"/>
                                  <a:pt x="762" y="21336"/>
                                </a:cubicBezTo>
                                <a:cubicBezTo>
                                  <a:pt x="1016" y="19939"/>
                                  <a:pt x="2159" y="18161"/>
                                  <a:pt x="3429" y="16383"/>
                                </a:cubicBezTo>
                                <a:cubicBezTo>
                                  <a:pt x="4953" y="14605"/>
                                  <a:pt x="6858" y="12573"/>
                                  <a:pt x="9398" y="10160"/>
                                </a:cubicBezTo>
                                <a:cubicBezTo>
                                  <a:pt x="11938" y="7620"/>
                                  <a:pt x="14097" y="5334"/>
                                  <a:pt x="16002" y="3810"/>
                                </a:cubicBezTo>
                                <a:cubicBezTo>
                                  <a:pt x="18034" y="2286"/>
                                  <a:pt x="19685" y="1270"/>
                                  <a:pt x="21336" y="762"/>
                                </a:cubicBezTo>
                                <a:cubicBezTo>
                                  <a:pt x="22987" y="254"/>
                                  <a:pt x="24384" y="0"/>
                                  <a:pt x="25908" y="381"/>
                                </a:cubicBezTo>
                                <a:close/>
                              </a:path>
                            </a:pathLst>
                          </a:custGeom>
                          <a:solidFill>
                            <a:srgbClr val="FF0000">
                              <a:alpha val="50196"/>
                            </a:srgbClr>
                          </a:solidFill>
                          <a:ln w="0" cap="flat">
                            <a:noFill/>
                            <a:miter lim="127000"/>
                          </a:ln>
                          <a:effectLst/>
                        </wps:spPr>
                        <wps:bodyPr/>
                      </wps:wsp>
                      <wps:wsp>
                        <wps:cNvPr id="37" name="Shape 639"/>
                        <wps:cNvSpPr/>
                        <wps:spPr>
                          <a:xfrm>
                            <a:off x="3979990" y="3631940"/>
                            <a:ext cx="207708" cy="268357"/>
                          </a:xfrm>
                          <a:custGeom>
                            <a:avLst/>
                            <a:gdLst/>
                            <a:ahLst/>
                            <a:cxnLst/>
                            <a:rect l="0" t="0" r="0" b="0"/>
                            <a:pathLst>
                              <a:path w="207708" h="268357">
                                <a:moveTo>
                                  <a:pt x="0" y="0"/>
                                </a:moveTo>
                                <a:lnTo>
                                  <a:pt x="196405" y="122687"/>
                                </a:lnTo>
                                <a:cubicBezTo>
                                  <a:pt x="199961" y="124846"/>
                                  <a:pt x="202374" y="126624"/>
                                  <a:pt x="204279" y="128148"/>
                                </a:cubicBezTo>
                                <a:cubicBezTo>
                                  <a:pt x="206057" y="129926"/>
                                  <a:pt x="206946" y="131704"/>
                                  <a:pt x="207327" y="133228"/>
                                </a:cubicBezTo>
                                <a:cubicBezTo>
                                  <a:pt x="207708" y="134879"/>
                                  <a:pt x="207201" y="136530"/>
                                  <a:pt x="205803" y="138181"/>
                                </a:cubicBezTo>
                                <a:cubicBezTo>
                                  <a:pt x="204407" y="139959"/>
                                  <a:pt x="202628" y="142118"/>
                                  <a:pt x="200089" y="144658"/>
                                </a:cubicBezTo>
                                <a:cubicBezTo>
                                  <a:pt x="197548" y="147198"/>
                                  <a:pt x="195643" y="149230"/>
                                  <a:pt x="193865" y="150501"/>
                                </a:cubicBezTo>
                                <a:cubicBezTo>
                                  <a:pt x="192088" y="151897"/>
                                  <a:pt x="190564" y="152533"/>
                                  <a:pt x="189293" y="152786"/>
                                </a:cubicBezTo>
                                <a:cubicBezTo>
                                  <a:pt x="188023" y="153295"/>
                                  <a:pt x="187007" y="153295"/>
                                  <a:pt x="185864" y="152786"/>
                                </a:cubicBezTo>
                                <a:cubicBezTo>
                                  <a:pt x="184721" y="152405"/>
                                  <a:pt x="183324" y="151770"/>
                                  <a:pt x="181801" y="151008"/>
                                </a:cubicBezTo>
                                <a:cubicBezTo>
                                  <a:pt x="157163" y="135260"/>
                                  <a:pt x="132270" y="119893"/>
                                  <a:pt x="107632" y="104145"/>
                                </a:cubicBezTo>
                                <a:cubicBezTo>
                                  <a:pt x="85661" y="126116"/>
                                  <a:pt x="63564" y="148214"/>
                                  <a:pt x="41592" y="170185"/>
                                </a:cubicBezTo>
                                <a:cubicBezTo>
                                  <a:pt x="57340" y="194442"/>
                                  <a:pt x="72707" y="218826"/>
                                  <a:pt x="88328" y="243083"/>
                                </a:cubicBezTo>
                                <a:cubicBezTo>
                                  <a:pt x="89217" y="244480"/>
                                  <a:pt x="89852" y="245877"/>
                                  <a:pt x="90233" y="246893"/>
                                </a:cubicBezTo>
                                <a:cubicBezTo>
                                  <a:pt x="90741" y="248290"/>
                                  <a:pt x="90741" y="249433"/>
                                  <a:pt x="90614" y="250703"/>
                                </a:cubicBezTo>
                                <a:cubicBezTo>
                                  <a:pt x="90488" y="252354"/>
                                  <a:pt x="89852" y="253878"/>
                                  <a:pt x="88582" y="255402"/>
                                </a:cubicBezTo>
                                <a:cubicBezTo>
                                  <a:pt x="87313" y="257053"/>
                                  <a:pt x="85661" y="259085"/>
                                  <a:pt x="83376" y="261371"/>
                                </a:cubicBezTo>
                                <a:cubicBezTo>
                                  <a:pt x="80963" y="263784"/>
                                  <a:pt x="78803" y="265562"/>
                                  <a:pt x="77152" y="266833"/>
                                </a:cubicBezTo>
                                <a:cubicBezTo>
                                  <a:pt x="75247" y="267976"/>
                                  <a:pt x="73596" y="268357"/>
                                  <a:pt x="72072" y="268102"/>
                                </a:cubicBezTo>
                                <a:cubicBezTo>
                                  <a:pt x="70548" y="267721"/>
                                  <a:pt x="68770" y="266833"/>
                                  <a:pt x="67120" y="264927"/>
                                </a:cubicBezTo>
                                <a:cubicBezTo>
                                  <a:pt x="65468" y="263149"/>
                                  <a:pt x="63690" y="260736"/>
                                  <a:pt x="61532" y="257180"/>
                                </a:cubicBezTo>
                                <a:lnTo>
                                  <a:pt x="0" y="158677"/>
                                </a:lnTo>
                                <a:lnTo>
                                  <a:pt x="0" y="106321"/>
                                </a:lnTo>
                                <a:lnTo>
                                  <a:pt x="20638" y="138689"/>
                                </a:lnTo>
                                <a:cubicBezTo>
                                  <a:pt x="39052" y="120274"/>
                                  <a:pt x="57467" y="101859"/>
                                  <a:pt x="75882" y="83445"/>
                                </a:cubicBezTo>
                                <a:lnTo>
                                  <a:pt x="0" y="35375"/>
                                </a:lnTo>
                                <a:lnTo>
                                  <a:pt x="0" y="0"/>
                                </a:lnTo>
                                <a:close/>
                              </a:path>
                            </a:pathLst>
                          </a:custGeom>
                          <a:solidFill>
                            <a:srgbClr val="FF0000">
                              <a:alpha val="50196"/>
                            </a:srgbClr>
                          </a:solidFill>
                          <a:ln w="0" cap="flat">
                            <a:noFill/>
                            <a:miter lim="127000"/>
                          </a:ln>
                          <a:effectLst/>
                        </wps:spPr>
                        <wps:bodyPr/>
                      </wps:wsp>
                      <wps:wsp>
                        <wps:cNvPr id="38" name="Shape 640"/>
                        <wps:cNvSpPr/>
                        <wps:spPr>
                          <a:xfrm>
                            <a:off x="4028186" y="3360800"/>
                            <a:ext cx="161961" cy="240573"/>
                          </a:xfrm>
                          <a:custGeom>
                            <a:avLst/>
                            <a:gdLst/>
                            <a:ahLst/>
                            <a:cxnLst/>
                            <a:rect l="0" t="0" r="0" b="0"/>
                            <a:pathLst>
                              <a:path w="161961" h="240573">
                                <a:moveTo>
                                  <a:pt x="105251" y="16"/>
                                </a:moveTo>
                                <a:cubicBezTo>
                                  <a:pt x="113252" y="0"/>
                                  <a:pt x="121476" y="953"/>
                                  <a:pt x="129921" y="2921"/>
                                </a:cubicBezTo>
                                <a:cubicBezTo>
                                  <a:pt x="138367" y="5080"/>
                                  <a:pt x="147003" y="8065"/>
                                  <a:pt x="155782" y="11954"/>
                                </a:cubicBezTo>
                                <a:lnTo>
                                  <a:pt x="161961" y="15299"/>
                                </a:lnTo>
                                <a:lnTo>
                                  <a:pt x="161961" y="53884"/>
                                </a:lnTo>
                                <a:lnTo>
                                  <a:pt x="136144" y="40894"/>
                                </a:lnTo>
                                <a:cubicBezTo>
                                  <a:pt x="129667" y="38926"/>
                                  <a:pt x="123317" y="37814"/>
                                  <a:pt x="117126" y="37449"/>
                                </a:cubicBezTo>
                                <a:cubicBezTo>
                                  <a:pt x="110935" y="37084"/>
                                  <a:pt x="104902" y="37465"/>
                                  <a:pt x="99060" y="38481"/>
                                </a:cubicBezTo>
                                <a:cubicBezTo>
                                  <a:pt x="87249" y="40513"/>
                                  <a:pt x="75946" y="47244"/>
                                  <a:pt x="65024" y="58166"/>
                                </a:cubicBezTo>
                                <a:cubicBezTo>
                                  <a:pt x="57785" y="65405"/>
                                  <a:pt x="50673" y="72644"/>
                                  <a:pt x="43434" y="79756"/>
                                </a:cubicBezTo>
                                <a:lnTo>
                                  <a:pt x="161961" y="198205"/>
                                </a:lnTo>
                                <a:lnTo>
                                  <a:pt x="161961" y="240573"/>
                                </a:lnTo>
                                <a:lnTo>
                                  <a:pt x="8382" y="86995"/>
                                </a:lnTo>
                                <a:cubicBezTo>
                                  <a:pt x="3302" y="81915"/>
                                  <a:pt x="762" y="77597"/>
                                  <a:pt x="381" y="73787"/>
                                </a:cubicBezTo>
                                <a:cubicBezTo>
                                  <a:pt x="0" y="70231"/>
                                  <a:pt x="889" y="67437"/>
                                  <a:pt x="2794" y="65659"/>
                                </a:cubicBezTo>
                                <a:cubicBezTo>
                                  <a:pt x="14732" y="53594"/>
                                  <a:pt x="26797" y="41656"/>
                                  <a:pt x="38862" y="29591"/>
                                </a:cubicBezTo>
                                <a:cubicBezTo>
                                  <a:pt x="52578" y="15875"/>
                                  <a:pt x="66929" y="6731"/>
                                  <a:pt x="81915" y="2921"/>
                                </a:cubicBezTo>
                                <a:cubicBezTo>
                                  <a:pt x="89472" y="1016"/>
                                  <a:pt x="97250" y="32"/>
                                  <a:pt x="105251" y="16"/>
                                </a:cubicBezTo>
                                <a:close/>
                              </a:path>
                            </a:pathLst>
                          </a:custGeom>
                          <a:solidFill>
                            <a:srgbClr val="FF0000">
                              <a:alpha val="50196"/>
                            </a:srgbClr>
                          </a:solidFill>
                          <a:ln w="0" cap="flat">
                            <a:noFill/>
                            <a:miter lim="127000"/>
                          </a:ln>
                          <a:effectLst/>
                        </wps:spPr>
                        <wps:bodyPr/>
                      </wps:wsp>
                      <wps:wsp>
                        <wps:cNvPr id="39" name="Shape 641"/>
                        <wps:cNvSpPr/>
                        <wps:spPr>
                          <a:xfrm>
                            <a:off x="4190147" y="3376099"/>
                            <a:ext cx="155413" cy="301566"/>
                          </a:xfrm>
                          <a:custGeom>
                            <a:avLst/>
                            <a:gdLst/>
                            <a:ahLst/>
                            <a:cxnLst/>
                            <a:rect l="0" t="0" r="0" b="0"/>
                            <a:pathLst>
                              <a:path w="155413" h="301566">
                                <a:moveTo>
                                  <a:pt x="0" y="0"/>
                                </a:moveTo>
                                <a:lnTo>
                                  <a:pt x="20538" y="11117"/>
                                </a:lnTo>
                                <a:cubicBezTo>
                                  <a:pt x="38700" y="22674"/>
                                  <a:pt x="57241" y="37787"/>
                                  <a:pt x="75783" y="56456"/>
                                </a:cubicBezTo>
                                <a:cubicBezTo>
                                  <a:pt x="97374" y="77919"/>
                                  <a:pt x="114264" y="98620"/>
                                  <a:pt x="126838" y="118051"/>
                                </a:cubicBezTo>
                                <a:cubicBezTo>
                                  <a:pt x="139538" y="137736"/>
                                  <a:pt x="147412" y="156024"/>
                                  <a:pt x="151349" y="173424"/>
                                </a:cubicBezTo>
                                <a:cubicBezTo>
                                  <a:pt x="155413" y="190695"/>
                                  <a:pt x="154905" y="207078"/>
                                  <a:pt x="150206" y="222191"/>
                                </a:cubicBezTo>
                                <a:cubicBezTo>
                                  <a:pt x="145760" y="237177"/>
                                  <a:pt x="136616" y="251528"/>
                                  <a:pt x="123027" y="265244"/>
                                </a:cubicBezTo>
                                <a:cubicBezTo>
                                  <a:pt x="111725" y="276420"/>
                                  <a:pt x="100549" y="287596"/>
                                  <a:pt x="89372" y="298899"/>
                                </a:cubicBezTo>
                                <a:cubicBezTo>
                                  <a:pt x="87468" y="300677"/>
                                  <a:pt x="84674" y="301566"/>
                                  <a:pt x="80990" y="300931"/>
                                </a:cubicBezTo>
                                <a:cubicBezTo>
                                  <a:pt x="77434" y="300805"/>
                                  <a:pt x="72989" y="298264"/>
                                  <a:pt x="68037" y="293311"/>
                                </a:cubicBezTo>
                                <a:lnTo>
                                  <a:pt x="0" y="225275"/>
                                </a:lnTo>
                                <a:lnTo>
                                  <a:pt x="0" y="182906"/>
                                </a:lnTo>
                                <a:lnTo>
                                  <a:pt x="75021" y="257878"/>
                                </a:lnTo>
                                <a:cubicBezTo>
                                  <a:pt x="82260" y="250639"/>
                                  <a:pt x="89500" y="243400"/>
                                  <a:pt x="96738" y="236161"/>
                                </a:cubicBezTo>
                                <a:cubicBezTo>
                                  <a:pt x="106899" y="226001"/>
                                  <a:pt x="113630" y="215587"/>
                                  <a:pt x="116424" y="204411"/>
                                </a:cubicBezTo>
                                <a:cubicBezTo>
                                  <a:pt x="119344" y="193362"/>
                                  <a:pt x="119344" y="181678"/>
                                  <a:pt x="115662" y="168851"/>
                                </a:cubicBezTo>
                                <a:cubicBezTo>
                                  <a:pt x="111978" y="155897"/>
                                  <a:pt x="105501" y="142055"/>
                                  <a:pt x="95214" y="127322"/>
                                </a:cubicBezTo>
                                <a:cubicBezTo>
                                  <a:pt x="85308" y="112717"/>
                                  <a:pt x="71846" y="96969"/>
                                  <a:pt x="54956" y="80078"/>
                                </a:cubicBezTo>
                                <a:cubicBezTo>
                                  <a:pt x="41494" y="66616"/>
                                  <a:pt x="27904" y="55313"/>
                                  <a:pt x="14062" y="45661"/>
                                </a:cubicBezTo>
                                <a:lnTo>
                                  <a:pt x="0" y="38586"/>
                                </a:lnTo>
                                <a:lnTo>
                                  <a:pt x="0" y="0"/>
                                </a:lnTo>
                                <a:close/>
                              </a:path>
                            </a:pathLst>
                          </a:custGeom>
                          <a:solidFill>
                            <a:srgbClr val="FF0000">
                              <a:alpha val="50196"/>
                            </a:srgbClr>
                          </a:solidFill>
                          <a:ln w="0" cap="flat">
                            <a:noFill/>
                            <a:miter lim="127000"/>
                          </a:ln>
                          <a:effectLst/>
                        </wps:spPr>
                        <wps:bodyPr/>
                      </wps:wsp>
                      <wps:wsp>
                        <wps:cNvPr id="40" name="Shape 642"/>
                        <wps:cNvSpPr/>
                        <wps:spPr>
                          <a:xfrm>
                            <a:off x="4212463" y="3187477"/>
                            <a:ext cx="151658" cy="283420"/>
                          </a:xfrm>
                          <a:custGeom>
                            <a:avLst/>
                            <a:gdLst/>
                            <a:ahLst/>
                            <a:cxnLst/>
                            <a:rect l="0" t="0" r="0" b="0"/>
                            <a:pathLst>
                              <a:path w="151658" h="283420">
                                <a:moveTo>
                                  <a:pt x="86614" y="302"/>
                                </a:moveTo>
                                <a:cubicBezTo>
                                  <a:pt x="94234" y="603"/>
                                  <a:pt x="102108" y="1873"/>
                                  <a:pt x="110236" y="4286"/>
                                </a:cubicBezTo>
                                <a:cubicBezTo>
                                  <a:pt x="118364" y="6826"/>
                                  <a:pt x="126778" y="10223"/>
                                  <a:pt x="135461" y="14589"/>
                                </a:cubicBezTo>
                                <a:lnTo>
                                  <a:pt x="151658" y="24311"/>
                                </a:lnTo>
                                <a:lnTo>
                                  <a:pt x="151658" y="63667"/>
                                </a:lnTo>
                                <a:lnTo>
                                  <a:pt x="118872" y="44164"/>
                                </a:lnTo>
                                <a:cubicBezTo>
                                  <a:pt x="106172" y="39084"/>
                                  <a:pt x="94361" y="37306"/>
                                  <a:pt x="83185" y="38449"/>
                                </a:cubicBezTo>
                                <a:cubicBezTo>
                                  <a:pt x="71755" y="39592"/>
                                  <a:pt x="61722" y="44799"/>
                                  <a:pt x="52451" y="54070"/>
                                </a:cubicBezTo>
                                <a:cubicBezTo>
                                  <a:pt x="43180" y="63341"/>
                                  <a:pt x="38227" y="73501"/>
                                  <a:pt x="37465" y="85312"/>
                                </a:cubicBezTo>
                                <a:cubicBezTo>
                                  <a:pt x="36703" y="96996"/>
                                  <a:pt x="38481" y="109061"/>
                                  <a:pt x="43942" y="121888"/>
                                </a:cubicBezTo>
                                <a:cubicBezTo>
                                  <a:pt x="49022" y="134715"/>
                                  <a:pt x="56388" y="148050"/>
                                  <a:pt x="66802" y="161512"/>
                                </a:cubicBezTo>
                                <a:cubicBezTo>
                                  <a:pt x="77343" y="175228"/>
                                  <a:pt x="88900" y="188563"/>
                                  <a:pt x="102108" y="201771"/>
                                </a:cubicBezTo>
                                <a:cubicBezTo>
                                  <a:pt x="116840" y="216503"/>
                                  <a:pt x="130937" y="229203"/>
                                  <a:pt x="144780" y="239871"/>
                                </a:cubicBezTo>
                                <a:lnTo>
                                  <a:pt x="151658" y="244029"/>
                                </a:lnTo>
                                <a:lnTo>
                                  <a:pt x="151658" y="283420"/>
                                </a:lnTo>
                                <a:lnTo>
                                  <a:pt x="140589" y="276701"/>
                                </a:lnTo>
                                <a:cubicBezTo>
                                  <a:pt x="122174" y="263620"/>
                                  <a:pt x="102616" y="247110"/>
                                  <a:pt x="82042" y="226536"/>
                                </a:cubicBezTo>
                                <a:cubicBezTo>
                                  <a:pt x="62484" y="206978"/>
                                  <a:pt x="46228" y="187547"/>
                                  <a:pt x="33274" y="168624"/>
                                </a:cubicBezTo>
                                <a:cubicBezTo>
                                  <a:pt x="20320" y="149574"/>
                                  <a:pt x="11430" y="131286"/>
                                  <a:pt x="5969" y="114014"/>
                                </a:cubicBezTo>
                                <a:cubicBezTo>
                                  <a:pt x="762" y="96996"/>
                                  <a:pt x="0" y="80613"/>
                                  <a:pt x="2794" y="65373"/>
                                </a:cubicBezTo>
                                <a:cubicBezTo>
                                  <a:pt x="5842" y="50260"/>
                                  <a:pt x="13462" y="36544"/>
                                  <a:pt x="25527" y="24479"/>
                                </a:cubicBezTo>
                                <a:cubicBezTo>
                                  <a:pt x="37211" y="12795"/>
                                  <a:pt x="50165" y="5175"/>
                                  <a:pt x="64516" y="2127"/>
                                </a:cubicBezTo>
                                <a:cubicBezTo>
                                  <a:pt x="71628" y="667"/>
                                  <a:pt x="78994" y="0"/>
                                  <a:pt x="86614" y="302"/>
                                </a:cubicBezTo>
                                <a:close/>
                              </a:path>
                            </a:pathLst>
                          </a:custGeom>
                          <a:solidFill>
                            <a:srgbClr val="FF0000">
                              <a:alpha val="50196"/>
                            </a:srgbClr>
                          </a:solidFill>
                          <a:ln w="0" cap="flat">
                            <a:noFill/>
                            <a:miter lim="127000"/>
                          </a:ln>
                          <a:effectLst/>
                        </wps:spPr>
                        <wps:bodyPr/>
                      </wps:wsp>
                      <wps:wsp>
                        <wps:cNvPr id="41" name="Shape 643"/>
                        <wps:cNvSpPr/>
                        <wps:spPr>
                          <a:xfrm>
                            <a:off x="4364121" y="3211788"/>
                            <a:ext cx="152126" cy="283886"/>
                          </a:xfrm>
                          <a:custGeom>
                            <a:avLst/>
                            <a:gdLst/>
                            <a:ahLst/>
                            <a:cxnLst/>
                            <a:rect l="0" t="0" r="0" b="0"/>
                            <a:pathLst>
                              <a:path w="152126" h="283886">
                                <a:moveTo>
                                  <a:pt x="0" y="0"/>
                                </a:moveTo>
                                <a:lnTo>
                                  <a:pt x="10648" y="6391"/>
                                </a:lnTo>
                                <a:cubicBezTo>
                                  <a:pt x="28936" y="19091"/>
                                  <a:pt x="48240" y="35601"/>
                                  <a:pt x="68433" y="55794"/>
                                </a:cubicBezTo>
                                <a:cubicBezTo>
                                  <a:pt x="88626" y="75860"/>
                                  <a:pt x="105009" y="95545"/>
                                  <a:pt x="118344" y="114595"/>
                                </a:cubicBezTo>
                                <a:cubicBezTo>
                                  <a:pt x="131425" y="133899"/>
                                  <a:pt x="140315" y="152060"/>
                                  <a:pt x="145903" y="169332"/>
                                </a:cubicBezTo>
                                <a:cubicBezTo>
                                  <a:pt x="151237" y="186604"/>
                                  <a:pt x="152126" y="203114"/>
                                  <a:pt x="149205" y="218100"/>
                                </a:cubicBezTo>
                                <a:cubicBezTo>
                                  <a:pt x="146411" y="233467"/>
                                  <a:pt x="138664" y="247056"/>
                                  <a:pt x="126599" y="259248"/>
                                </a:cubicBezTo>
                                <a:cubicBezTo>
                                  <a:pt x="114661" y="271059"/>
                                  <a:pt x="101580" y="278933"/>
                                  <a:pt x="87229" y="281727"/>
                                </a:cubicBezTo>
                                <a:cubicBezTo>
                                  <a:pt x="79990" y="283251"/>
                                  <a:pt x="72560" y="283886"/>
                                  <a:pt x="64908" y="283505"/>
                                </a:cubicBezTo>
                                <a:cubicBezTo>
                                  <a:pt x="57257" y="283124"/>
                                  <a:pt x="49383" y="281727"/>
                                  <a:pt x="41255" y="279187"/>
                                </a:cubicBezTo>
                                <a:cubicBezTo>
                                  <a:pt x="33127" y="276711"/>
                                  <a:pt x="24681" y="273250"/>
                                  <a:pt x="15950" y="268789"/>
                                </a:cubicBezTo>
                                <a:lnTo>
                                  <a:pt x="0" y="259109"/>
                                </a:lnTo>
                                <a:lnTo>
                                  <a:pt x="0" y="219718"/>
                                </a:lnTo>
                                <a:lnTo>
                                  <a:pt x="32619" y="239436"/>
                                </a:lnTo>
                                <a:cubicBezTo>
                                  <a:pt x="45319" y="244897"/>
                                  <a:pt x="57130" y="246675"/>
                                  <a:pt x="68179" y="245278"/>
                                </a:cubicBezTo>
                                <a:cubicBezTo>
                                  <a:pt x="79355" y="244389"/>
                                  <a:pt x="89515" y="238928"/>
                                  <a:pt x="98913" y="229530"/>
                                </a:cubicBezTo>
                                <a:cubicBezTo>
                                  <a:pt x="108057" y="220386"/>
                                  <a:pt x="113391" y="209845"/>
                                  <a:pt x="114153" y="198161"/>
                                </a:cubicBezTo>
                                <a:cubicBezTo>
                                  <a:pt x="115042" y="186604"/>
                                  <a:pt x="113137" y="174031"/>
                                  <a:pt x="107549" y="161077"/>
                                </a:cubicBezTo>
                                <a:cubicBezTo>
                                  <a:pt x="102342" y="148250"/>
                                  <a:pt x="94595" y="134788"/>
                                  <a:pt x="84054" y="121072"/>
                                </a:cubicBezTo>
                                <a:cubicBezTo>
                                  <a:pt x="73640" y="107483"/>
                                  <a:pt x="61829" y="94021"/>
                                  <a:pt x="48367" y="80559"/>
                                </a:cubicBezTo>
                                <a:cubicBezTo>
                                  <a:pt x="34270" y="66462"/>
                                  <a:pt x="20300" y="54016"/>
                                  <a:pt x="6711" y="43348"/>
                                </a:cubicBezTo>
                                <a:lnTo>
                                  <a:pt x="0" y="39356"/>
                                </a:lnTo>
                                <a:lnTo>
                                  <a:pt x="0" y="0"/>
                                </a:lnTo>
                                <a:close/>
                              </a:path>
                            </a:pathLst>
                          </a:custGeom>
                          <a:solidFill>
                            <a:srgbClr val="FF0000">
                              <a:alpha val="50196"/>
                            </a:srgbClr>
                          </a:solidFill>
                          <a:ln w="0" cap="flat">
                            <a:noFill/>
                            <a:miter lim="127000"/>
                          </a:ln>
                          <a:effectLst/>
                        </wps:spPr>
                        <wps:bodyPr/>
                      </wps:wsp>
                      <wps:wsp>
                        <wps:cNvPr id="42" name="Shape 644"/>
                        <wps:cNvSpPr/>
                        <wps:spPr>
                          <a:xfrm>
                            <a:off x="4403979" y="3037077"/>
                            <a:ext cx="264922" cy="264922"/>
                          </a:xfrm>
                          <a:custGeom>
                            <a:avLst/>
                            <a:gdLst/>
                            <a:ahLst/>
                            <a:cxnLst/>
                            <a:rect l="0" t="0" r="0" b="0"/>
                            <a:pathLst>
                              <a:path w="264922" h="264922">
                                <a:moveTo>
                                  <a:pt x="16891" y="254"/>
                                </a:moveTo>
                                <a:cubicBezTo>
                                  <a:pt x="18288" y="0"/>
                                  <a:pt x="19431" y="0"/>
                                  <a:pt x="20447" y="381"/>
                                </a:cubicBezTo>
                                <a:cubicBezTo>
                                  <a:pt x="21590" y="889"/>
                                  <a:pt x="22733" y="1651"/>
                                  <a:pt x="23622" y="2667"/>
                                </a:cubicBezTo>
                                <a:cubicBezTo>
                                  <a:pt x="103124" y="82169"/>
                                  <a:pt x="182626" y="161671"/>
                                  <a:pt x="262255" y="241173"/>
                                </a:cubicBezTo>
                                <a:cubicBezTo>
                                  <a:pt x="263144" y="242189"/>
                                  <a:pt x="263906" y="243205"/>
                                  <a:pt x="264414" y="244348"/>
                                </a:cubicBezTo>
                                <a:cubicBezTo>
                                  <a:pt x="264795" y="245491"/>
                                  <a:pt x="264922" y="246507"/>
                                  <a:pt x="264414" y="247777"/>
                                </a:cubicBezTo>
                                <a:cubicBezTo>
                                  <a:pt x="264160" y="249174"/>
                                  <a:pt x="263525" y="250571"/>
                                  <a:pt x="262509" y="252349"/>
                                </a:cubicBezTo>
                                <a:cubicBezTo>
                                  <a:pt x="261366" y="253873"/>
                                  <a:pt x="259969" y="255778"/>
                                  <a:pt x="257810" y="257937"/>
                                </a:cubicBezTo>
                                <a:cubicBezTo>
                                  <a:pt x="255778" y="259842"/>
                                  <a:pt x="253873" y="261366"/>
                                  <a:pt x="252349" y="262509"/>
                                </a:cubicBezTo>
                                <a:cubicBezTo>
                                  <a:pt x="250571" y="263525"/>
                                  <a:pt x="249174" y="264287"/>
                                  <a:pt x="247650" y="264541"/>
                                </a:cubicBezTo>
                                <a:cubicBezTo>
                                  <a:pt x="246507" y="264922"/>
                                  <a:pt x="245364" y="264922"/>
                                  <a:pt x="244348" y="264541"/>
                                </a:cubicBezTo>
                                <a:cubicBezTo>
                                  <a:pt x="243078" y="264033"/>
                                  <a:pt x="242062" y="263271"/>
                                  <a:pt x="241046" y="262255"/>
                                </a:cubicBezTo>
                                <a:cubicBezTo>
                                  <a:pt x="161544" y="182753"/>
                                  <a:pt x="82042" y="103251"/>
                                  <a:pt x="2540" y="23749"/>
                                </a:cubicBezTo>
                                <a:cubicBezTo>
                                  <a:pt x="1651" y="22733"/>
                                  <a:pt x="889" y="21590"/>
                                  <a:pt x="508" y="20447"/>
                                </a:cubicBezTo>
                                <a:cubicBezTo>
                                  <a:pt x="0" y="19431"/>
                                  <a:pt x="127" y="18161"/>
                                  <a:pt x="381" y="16764"/>
                                </a:cubicBezTo>
                                <a:cubicBezTo>
                                  <a:pt x="889" y="15494"/>
                                  <a:pt x="1524" y="13970"/>
                                  <a:pt x="2540" y="12192"/>
                                </a:cubicBezTo>
                                <a:cubicBezTo>
                                  <a:pt x="3683" y="10668"/>
                                  <a:pt x="5080" y="8890"/>
                                  <a:pt x="6985" y="7112"/>
                                </a:cubicBezTo>
                                <a:cubicBezTo>
                                  <a:pt x="9017" y="4953"/>
                                  <a:pt x="10922" y="3429"/>
                                  <a:pt x="12446" y="2286"/>
                                </a:cubicBezTo>
                                <a:cubicBezTo>
                                  <a:pt x="14224" y="1270"/>
                                  <a:pt x="15621" y="635"/>
                                  <a:pt x="16891" y="254"/>
                                </a:cubicBezTo>
                                <a:close/>
                              </a:path>
                            </a:pathLst>
                          </a:custGeom>
                          <a:solidFill>
                            <a:srgbClr val="FF0000">
                              <a:alpha val="50196"/>
                            </a:srgbClr>
                          </a:solidFill>
                          <a:ln w="0" cap="flat">
                            <a:noFill/>
                            <a:miter lim="127000"/>
                          </a:ln>
                          <a:effectLst/>
                        </wps:spPr>
                        <wps:bodyPr/>
                      </wps:wsp>
                      <wps:wsp>
                        <wps:cNvPr id="43" name="Shape 645"/>
                        <wps:cNvSpPr/>
                        <wps:spPr>
                          <a:xfrm>
                            <a:off x="4448810" y="2895853"/>
                            <a:ext cx="313055" cy="313182"/>
                          </a:xfrm>
                          <a:custGeom>
                            <a:avLst/>
                            <a:gdLst/>
                            <a:ahLst/>
                            <a:cxnLst/>
                            <a:rect l="0" t="0" r="0" b="0"/>
                            <a:pathLst>
                              <a:path w="313055" h="313182">
                                <a:moveTo>
                                  <a:pt x="114173" y="0"/>
                                </a:moveTo>
                                <a:cubicBezTo>
                                  <a:pt x="115316" y="127"/>
                                  <a:pt x="116586" y="381"/>
                                  <a:pt x="118110" y="1143"/>
                                </a:cubicBezTo>
                                <a:cubicBezTo>
                                  <a:pt x="119634" y="1905"/>
                                  <a:pt x="121285" y="3175"/>
                                  <a:pt x="123190" y="4699"/>
                                </a:cubicBezTo>
                                <a:cubicBezTo>
                                  <a:pt x="125222" y="6604"/>
                                  <a:pt x="127635" y="8636"/>
                                  <a:pt x="130048" y="11049"/>
                                </a:cubicBezTo>
                                <a:cubicBezTo>
                                  <a:pt x="132461" y="13589"/>
                                  <a:pt x="134493" y="15875"/>
                                  <a:pt x="136144" y="17653"/>
                                </a:cubicBezTo>
                                <a:cubicBezTo>
                                  <a:pt x="137668" y="19558"/>
                                  <a:pt x="138938" y="21336"/>
                                  <a:pt x="139700" y="22606"/>
                                </a:cubicBezTo>
                                <a:cubicBezTo>
                                  <a:pt x="140335" y="24257"/>
                                  <a:pt x="140589" y="25400"/>
                                  <a:pt x="140716" y="26543"/>
                                </a:cubicBezTo>
                                <a:cubicBezTo>
                                  <a:pt x="140716" y="27686"/>
                                  <a:pt x="140208" y="28448"/>
                                  <a:pt x="139700" y="29083"/>
                                </a:cubicBezTo>
                                <a:cubicBezTo>
                                  <a:pt x="124714" y="43942"/>
                                  <a:pt x="109728" y="58928"/>
                                  <a:pt x="94869" y="73787"/>
                                </a:cubicBezTo>
                                <a:cubicBezTo>
                                  <a:pt x="166751" y="145669"/>
                                  <a:pt x="238633" y="217551"/>
                                  <a:pt x="310388" y="289306"/>
                                </a:cubicBezTo>
                                <a:cubicBezTo>
                                  <a:pt x="311404" y="290322"/>
                                  <a:pt x="312166" y="291338"/>
                                  <a:pt x="312674" y="292481"/>
                                </a:cubicBezTo>
                                <a:cubicBezTo>
                                  <a:pt x="313055" y="293624"/>
                                  <a:pt x="313055" y="294767"/>
                                  <a:pt x="312674" y="296037"/>
                                </a:cubicBezTo>
                                <a:cubicBezTo>
                                  <a:pt x="312293" y="297434"/>
                                  <a:pt x="311658" y="298704"/>
                                  <a:pt x="310769" y="300482"/>
                                </a:cubicBezTo>
                                <a:cubicBezTo>
                                  <a:pt x="309499" y="302006"/>
                                  <a:pt x="308102" y="304038"/>
                                  <a:pt x="306070" y="306070"/>
                                </a:cubicBezTo>
                                <a:cubicBezTo>
                                  <a:pt x="304038" y="308102"/>
                                  <a:pt x="302133" y="309499"/>
                                  <a:pt x="300482" y="310769"/>
                                </a:cubicBezTo>
                                <a:cubicBezTo>
                                  <a:pt x="298831" y="311658"/>
                                  <a:pt x="297307" y="312420"/>
                                  <a:pt x="295910" y="312674"/>
                                </a:cubicBezTo>
                                <a:cubicBezTo>
                                  <a:pt x="294640" y="313182"/>
                                  <a:pt x="293497" y="313182"/>
                                  <a:pt x="292481" y="312674"/>
                                </a:cubicBezTo>
                                <a:cubicBezTo>
                                  <a:pt x="291338" y="312166"/>
                                  <a:pt x="290322" y="311531"/>
                                  <a:pt x="289306" y="310515"/>
                                </a:cubicBezTo>
                                <a:cubicBezTo>
                                  <a:pt x="217424" y="238633"/>
                                  <a:pt x="145669" y="166878"/>
                                  <a:pt x="73787" y="94996"/>
                                </a:cubicBezTo>
                                <a:cubicBezTo>
                                  <a:pt x="58801" y="109855"/>
                                  <a:pt x="43942" y="124714"/>
                                  <a:pt x="28956" y="139700"/>
                                </a:cubicBezTo>
                                <a:cubicBezTo>
                                  <a:pt x="28448" y="140208"/>
                                  <a:pt x="27559" y="140716"/>
                                  <a:pt x="26543" y="140716"/>
                                </a:cubicBezTo>
                                <a:cubicBezTo>
                                  <a:pt x="25400" y="140716"/>
                                  <a:pt x="24257" y="140335"/>
                                  <a:pt x="22733" y="139573"/>
                                </a:cubicBezTo>
                                <a:cubicBezTo>
                                  <a:pt x="21336" y="138938"/>
                                  <a:pt x="19558" y="137668"/>
                                  <a:pt x="17780" y="136017"/>
                                </a:cubicBezTo>
                                <a:cubicBezTo>
                                  <a:pt x="15748" y="134493"/>
                                  <a:pt x="13462" y="132588"/>
                                  <a:pt x="11049" y="130048"/>
                                </a:cubicBezTo>
                                <a:cubicBezTo>
                                  <a:pt x="8509" y="127635"/>
                                  <a:pt x="6604" y="125349"/>
                                  <a:pt x="4826" y="123063"/>
                                </a:cubicBezTo>
                                <a:cubicBezTo>
                                  <a:pt x="3175" y="121285"/>
                                  <a:pt x="2032" y="119634"/>
                                  <a:pt x="1270" y="117983"/>
                                </a:cubicBezTo>
                                <a:cubicBezTo>
                                  <a:pt x="381" y="116586"/>
                                  <a:pt x="0" y="115316"/>
                                  <a:pt x="0" y="114173"/>
                                </a:cubicBezTo>
                                <a:cubicBezTo>
                                  <a:pt x="0" y="113157"/>
                                  <a:pt x="381" y="112268"/>
                                  <a:pt x="1016" y="111760"/>
                                </a:cubicBezTo>
                                <a:cubicBezTo>
                                  <a:pt x="37846" y="74803"/>
                                  <a:pt x="74676" y="37973"/>
                                  <a:pt x="111633" y="1016"/>
                                </a:cubicBezTo>
                                <a:cubicBezTo>
                                  <a:pt x="112268" y="508"/>
                                  <a:pt x="113030" y="0"/>
                                  <a:pt x="114173" y="0"/>
                                </a:cubicBezTo>
                                <a:close/>
                              </a:path>
                            </a:pathLst>
                          </a:custGeom>
                          <a:solidFill>
                            <a:srgbClr val="FF0000">
                              <a:alpha val="50196"/>
                            </a:srgbClr>
                          </a:solidFill>
                          <a:ln w="0" cap="flat">
                            <a:noFill/>
                            <a:miter lim="127000"/>
                          </a:ln>
                          <a:effectLst/>
                        </wps:spPr>
                        <wps:bodyPr/>
                      </wps:wsp>
                      <wps:wsp>
                        <wps:cNvPr id="44" name="Shape 646"/>
                        <wps:cNvSpPr/>
                        <wps:spPr>
                          <a:xfrm>
                            <a:off x="4593082" y="2804794"/>
                            <a:ext cx="108998" cy="179357"/>
                          </a:xfrm>
                          <a:custGeom>
                            <a:avLst/>
                            <a:gdLst/>
                            <a:ahLst/>
                            <a:cxnLst/>
                            <a:rect l="0" t="0" r="0" b="0"/>
                            <a:pathLst>
                              <a:path w="108998" h="179357">
                                <a:moveTo>
                                  <a:pt x="82931" y="0"/>
                                </a:moveTo>
                                <a:lnTo>
                                  <a:pt x="108998" y="3652"/>
                                </a:lnTo>
                                <a:lnTo>
                                  <a:pt x="108998" y="41273"/>
                                </a:lnTo>
                                <a:lnTo>
                                  <a:pt x="92329" y="37084"/>
                                </a:lnTo>
                                <a:cubicBezTo>
                                  <a:pt x="85471" y="37211"/>
                                  <a:pt x="79756" y="38862"/>
                                  <a:pt x="74930" y="41783"/>
                                </a:cubicBezTo>
                                <a:cubicBezTo>
                                  <a:pt x="70231" y="44577"/>
                                  <a:pt x="66040" y="48006"/>
                                  <a:pt x="62484" y="51562"/>
                                </a:cubicBezTo>
                                <a:cubicBezTo>
                                  <a:pt x="55880" y="58039"/>
                                  <a:pt x="49403" y="64643"/>
                                  <a:pt x="42926" y="71120"/>
                                </a:cubicBezTo>
                                <a:lnTo>
                                  <a:pt x="108998" y="137192"/>
                                </a:lnTo>
                                <a:lnTo>
                                  <a:pt x="108998" y="179357"/>
                                </a:lnTo>
                                <a:lnTo>
                                  <a:pt x="8763" y="79121"/>
                                </a:lnTo>
                                <a:cubicBezTo>
                                  <a:pt x="3556" y="74041"/>
                                  <a:pt x="762" y="69596"/>
                                  <a:pt x="381" y="65659"/>
                                </a:cubicBezTo>
                                <a:cubicBezTo>
                                  <a:pt x="0" y="61849"/>
                                  <a:pt x="762" y="58674"/>
                                  <a:pt x="2794" y="56642"/>
                                </a:cubicBezTo>
                                <a:cubicBezTo>
                                  <a:pt x="14224" y="45212"/>
                                  <a:pt x="25527" y="33909"/>
                                  <a:pt x="36957" y="22606"/>
                                </a:cubicBezTo>
                                <a:cubicBezTo>
                                  <a:pt x="40386" y="19177"/>
                                  <a:pt x="43815" y="16002"/>
                                  <a:pt x="47371" y="13208"/>
                                </a:cubicBezTo>
                                <a:cubicBezTo>
                                  <a:pt x="51054" y="10668"/>
                                  <a:pt x="55753" y="7874"/>
                                  <a:pt x="61468" y="4826"/>
                                </a:cubicBezTo>
                                <a:cubicBezTo>
                                  <a:pt x="67310" y="2159"/>
                                  <a:pt x="74295" y="381"/>
                                  <a:pt x="82931" y="0"/>
                                </a:cubicBezTo>
                                <a:close/>
                              </a:path>
                            </a:pathLst>
                          </a:custGeom>
                          <a:solidFill>
                            <a:srgbClr val="FF0000">
                              <a:alpha val="50196"/>
                            </a:srgbClr>
                          </a:solidFill>
                          <a:ln w="0" cap="flat">
                            <a:noFill/>
                            <a:miter lim="127000"/>
                          </a:ln>
                          <a:effectLst/>
                        </wps:spPr>
                        <wps:bodyPr/>
                      </wps:wsp>
                      <wps:wsp>
                        <wps:cNvPr id="45" name="Shape 647"/>
                        <wps:cNvSpPr/>
                        <wps:spPr>
                          <a:xfrm>
                            <a:off x="4702081" y="2808446"/>
                            <a:ext cx="152748" cy="307498"/>
                          </a:xfrm>
                          <a:custGeom>
                            <a:avLst/>
                            <a:gdLst/>
                            <a:ahLst/>
                            <a:cxnLst/>
                            <a:rect l="0" t="0" r="0" b="0"/>
                            <a:pathLst>
                              <a:path w="152748" h="307498">
                                <a:moveTo>
                                  <a:pt x="0" y="0"/>
                                </a:moveTo>
                                <a:lnTo>
                                  <a:pt x="222" y="31"/>
                                </a:lnTo>
                                <a:cubicBezTo>
                                  <a:pt x="9239" y="2953"/>
                                  <a:pt x="18383" y="7143"/>
                                  <a:pt x="27780" y="13112"/>
                                </a:cubicBezTo>
                                <a:cubicBezTo>
                                  <a:pt x="37179" y="19462"/>
                                  <a:pt x="46577" y="26955"/>
                                  <a:pt x="55974" y="36480"/>
                                </a:cubicBezTo>
                                <a:cubicBezTo>
                                  <a:pt x="68548" y="48926"/>
                                  <a:pt x="78199" y="61372"/>
                                  <a:pt x="85692" y="73945"/>
                                </a:cubicBezTo>
                                <a:cubicBezTo>
                                  <a:pt x="93185" y="86518"/>
                                  <a:pt x="97504" y="98837"/>
                                  <a:pt x="100044" y="110648"/>
                                </a:cubicBezTo>
                                <a:cubicBezTo>
                                  <a:pt x="102329" y="122586"/>
                                  <a:pt x="101441" y="134143"/>
                                  <a:pt x="98392" y="144938"/>
                                </a:cubicBezTo>
                                <a:cubicBezTo>
                                  <a:pt x="95217" y="155987"/>
                                  <a:pt x="88486" y="166274"/>
                                  <a:pt x="78708" y="176180"/>
                                </a:cubicBezTo>
                                <a:cubicBezTo>
                                  <a:pt x="72739" y="182149"/>
                                  <a:pt x="66642" y="188245"/>
                                  <a:pt x="60673" y="194214"/>
                                </a:cubicBezTo>
                                <a:cubicBezTo>
                                  <a:pt x="90519" y="224059"/>
                                  <a:pt x="120236" y="253904"/>
                                  <a:pt x="150209" y="283749"/>
                                </a:cubicBezTo>
                                <a:cubicBezTo>
                                  <a:pt x="151224" y="284765"/>
                                  <a:pt x="151986" y="285654"/>
                                  <a:pt x="152367" y="286924"/>
                                </a:cubicBezTo>
                                <a:cubicBezTo>
                                  <a:pt x="152748" y="288067"/>
                                  <a:pt x="152748" y="289210"/>
                                  <a:pt x="152367" y="290353"/>
                                </a:cubicBezTo>
                                <a:cubicBezTo>
                                  <a:pt x="152114" y="291750"/>
                                  <a:pt x="151479" y="293147"/>
                                  <a:pt x="150463" y="294925"/>
                                </a:cubicBezTo>
                                <a:cubicBezTo>
                                  <a:pt x="149320" y="296322"/>
                                  <a:pt x="147923" y="298354"/>
                                  <a:pt x="145764" y="300513"/>
                                </a:cubicBezTo>
                                <a:cubicBezTo>
                                  <a:pt x="143732" y="302545"/>
                                  <a:pt x="141827" y="303942"/>
                                  <a:pt x="140303" y="305085"/>
                                </a:cubicBezTo>
                                <a:cubicBezTo>
                                  <a:pt x="138524" y="306101"/>
                                  <a:pt x="137128" y="306863"/>
                                  <a:pt x="135730" y="306990"/>
                                </a:cubicBezTo>
                                <a:cubicBezTo>
                                  <a:pt x="134460" y="307498"/>
                                  <a:pt x="133317" y="307498"/>
                                  <a:pt x="132302" y="306990"/>
                                </a:cubicBezTo>
                                <a:cubicBezTo>
                                  <a:pt x="131032" y="306609"/>
                                  <a:pt x="130016" y="305847"/>
                                  <a:pt x="129127" y="304831"/>
                                </a:cubicBezTo>
                                <a:lnTo>
                                  <a:pt x="0" y="175705"/>
                                </a:lnTo>
                                <a:lnTo>
                                  <a:pt x="0" y="133541"/>
                                </a:lnTo>
                                <a:lnTo>
                                  <a:pt x="33623" y="167163"/>
                                </a:lnTo>
                                <a:cubicBezTo>
                                  <a:pt x="39973" y="160813"/>
                                  <a:pt x="46323" y="154463"/>
                                  <a:pt x="52673" y="148113"/>
                                </a:cubicBezTo>
                                <a:cubicBezTo>
                                  <a:pt x="59023" y="141763"/>
                                  <a:pt x="63086" y="135032"/>
                                  <a:pt x="64865" y="128301"/>
                                </a:cubicBezTo>
                                <a:cubicBezTo>
                                  <a:pt x="66516" y="121570"/>
                                  <a:pt x="66516" y="114331"/>
                                  <a:pt x="64610" y="106965"/>
                                </a:cubicBezTo>
                                <a:cubicBezTo>
                                  <a:pt x="62960" y="99726"/>
                                  <a:pt x="59658" y="91852"/>
                                  <a:pt x="54832" y="84105"/>
                                </a:cubicBezTo>
                                <a:cubicBezTo>
                                  <a:pt x="49879" y="76231"/>
                                  <a:pt x="43910" y="68865"/>
                                  <a:pt x="36416" y="61245"/>
                                </a:cubicBezTo>
                                <a:cubicBezTo>
                                  <a:pt x="26257" y="51085"/>
                                  <a:pt x="16604" y="44100"/>
                                  <a:pt x="7588" y="39529"/>
                                </a:cubicBezTo>
                                <a:lnTo>
                                  <a:pt x="0" y="37622"/>
                                </a:lnTo>
                                <a:lnTo>
                                  <a:pt x="0" y="0"/>
                                </a:lnTo>
                                <a:close/>
                              </a:path>
                            </a:pathLst>
                          </a:custGeom>
                          <a:solidFill>
                            <a:srgbClr val="FF0000">
                              <a:alpha val="50196"/>
                            </a:srgbClr>
                          </a:solidFill>
                          <a:ln w="0" cap="flat">
                            <a:noFill/>
                            <a:miter lim="127000"/>
                          </a:ln>
                          <a:effectLst/>
                        </wps:spPr>
                        <wps:bodyPr/>
                      </wps:wsp>
                      <wps:wsp>
                        <wps:cNvPr id="46" name="Shape 648"/>
                        <wps:cNvSpPr/>
                        <wps:spPr>
                          <a:xfrm>
                            <a:off x="4734814" y="2677286"/>
                            <a:ext cx="287274" cy="305816"/>
                          </a:xfrm>
                          <a:custGeom>
                            <a:avLst/>
                            <a:gdLst/>
                            <a:ahLst/>
                            <a:cxnLst/>
                            <a:rect l="0" t="0" r="0" b="0"/>
                            <a:pathLst>
                              <a:path w="287274" h="305816">
                                <a:moveTo>
                                  <a:pt x="68453" y="253"/>
                                </a:moveTo>
                                <a:cubicBezTo>
                                  <a:pt x="70485" y="889"/>
                                  <a:pt x="72009" y="1397"/>
                                  <a:pt x="72771" y="1651"/>
                                </a:cubicBezTo>
                                <a:cubicBezTo>
                                  <a:pt x="73787" y="2159"/>
                                  <a:pt x="75057" y="2921"/>
                                  <a:pt x="75946" y="3810"/>
                                </a:cubicBezTo>
                                <a:cubicBezTo>
                                  <a:pt x="77343" y="4699"/>
                                  <a:pt x="78740" y="6096"/>
                                  <a:pt x="80518" y="7493"/>
                                </a:cubicBezTo>
                                <a:cubicBezTo>
                                  <a:pt x="82042" y="8889"/>
                                  <a:pt x="84074" y="10795"/>
                                  <a:pt x="86487" y="13335"/>
                                </a:cubicBezTo>
                                <a:cubicBezTo>
                                  <a:pt x="88773" y="15621"/>
                                  <a:pt x="90932" y="17652"/>
                                  <a:pt x="92583" y="19558"/>
                                </a:cubicBezTo>
                                <a:cubicBezTo>
                                  <a:pt x="94107" y="21463"/>
                                  <a:pt x="95504" y="23240"/>
                                  <a:pt x="96393" y="24638"/>
                                </a:cubicBezTo>
                                <a:cubicBezTo>
                                  <a:pt x="97409" y="26162"/>
                                  <a:pt x="97790" y="27177"/>
                                  <a:pt x="98044" y="28321"/>
                                </a:cubicBezTo>
                                <a:cubicBezTo>
                                  <a:pt x="98171" y="29337"/>
                                  <a:pt x="98044" y="30226"/>
                                  <a:pt x="97409" y="30734"/>
                                </a:cubicBezTo>
                                <a:cubicBezTo>
                                  <a:pt x="96520" y="31623"/>
                                  <a:pt x="94107" y="32258"/>
                                  <a:pt x="90551" y="32258"/>
                                </a:cubicBezTo>
                                <a:cubicBezTo>
                                  <a:pt x="86868" y="32512"/>
                                  <a:pt x="82423" y="32765"/>
                                  <a:pt x="77343" y="33274"/>
                                </a:cubicBezTo>
                                <a:cubicBezTo>
                                  <a:pt x="72390" y="33909"/>
                                  <a:pt x="67056" y="35178"/>
                                  <a:pt x="61341" y="36957"/>
                                </a:cubicBezTo>
                                <a:cubicBezTo>
                                  <a:pt x="55753" y="38989"/>
                                  <a:pt x="50419" y="42418"/>
                                  <a:pt x="45720" y="47117"/>
                                </a:cubicBezTo>
                                <a:cubicBezTo>
                                  <a:pt x="41275" y="51562"/>
                                  <a:pt x="38354" y="56388"/>
                                  <a:pt x="36830" y="61468"/>
                                </a:cubicBezTo>
                                <a:cubicBezTo>
                                  <a:pt x="35433" y="66675"/>
                                  <a:pt x="35052" y="71882"/>
                                  <a:pt x="36195" y="77089"/>
                                </a:cubicBezTo>
                                <a:cubicBezTo>
                                  <a:pt x="37211" y="82169"/>
                                  <a:pt x="39243" y="87502"/>
                                  <a:pt x="42291" y="92710"/>
                                </a:cubicBezTo>
                                <a:cubicBezTo>
                                  <a:pt x="45593" y="98044"/>
                                  <a:pt x="49530" y="102997"/>
                                  <a:pt x="54229" y="107696"/>
                                </a:cubicBezTo>
                                <a:cubicBezTo>
                                  <a:pt x="61087" y="114681"/>
                                  <a:pt x="68072" y="119634"/>
                                  <a:pt x="75184" y="122555"/>
                                </a:cubicBezTo>
                                <a:cubicBezTo>
                                  <a:pt x="82169" y="125602"/>
                                  <a:pt x="89408" y="127126"/>
                                  <a:pt x="96647" y="127635"/>
                                </a:cubicBezTo>
                                <a:cubicBezTo>
                                  <a:pt x="103759" y="128143"/>
                                  <a:pt x="111252" y="127635"/>
                                  <a:pt x="118745" y="126619"/>
                                </a:cubicBezTo>
                                <a:cubicBezTo>
                                  <a:pt x="126365" y="125602"/>
                                  <a:pt x="133858" y="124206"/>
                                  <a:pt x="141605" y="122936"/>
                                </a:cubicBezTo>
                                <a:cubicBezTo>
                                  <a:pt x="149479" y="121665"/>
                                  <a:pt x="157607" y="120776"/>
                                  <a:pt x="165608" y="120523"/>
                                </a:cubicBezTo>
                                <a:cubicBezTo>
                                  <a:pt x="173990" y="120269"/>
                                  <a:pt x="182499" y="120776"/>
                                  <a:pt x="191135" y="122555"/>
                                </a:cubicBezTo>
                                <a:cubicBezTo>
                                  <a:pt x="199898" y="124714"/>
                                  <a:pt x="209042" y="128143"/>
                                  <a:pt x="218186" y="133223"/>
                                </a:cubicBezTo>
                                <a:cubicBezTo>
                                  <a:pt x="227584" y="138430"/>
                                  <a:pt x="237236" y="146050"/>
                                  <a:pt x="247015" y="155828"/>
                                </a:cubicBezTo>
                                <a:cubicBezTo>
                                  <a:pt x="258699" y="167639"/>
                                  <a:pt x="267589" y="179324"/>
                                  <a:pt x="274066" y="191008"/>
                                </a:cubicBezTo>
                                <a:cubicBezTo>
                                  <a:pt x="280416" y="202946"/>
                                  <a:pt x="283972" y="214376"/>
                                  <a:pt x="285750" y="225425"/>
                                </a:cubicBezTo>
                                <a:cubicBezTo>
                                  <a:pt x="287274" y="236728"/>
                                  <a:pt x="286004" y="247269"/>
                                  <a:pt x="282956" y="257175"/>
                                </a:cubicBezTo>
                                <a:cubicBezTo>
                                  <a:pt x="279654" y="266954"/>
                                  <a:pt x="273939" y="275717"/>
                                  <a:pt x="266319" y="283210"/>
                                </a:cubicBezTo>
                                <a:cubicBezTo>
                                  <a:pt x="260985" y="288544"/>
                                  <a:pt x="255397" y="292735"/>
                                  <a:pt x="249428" y="295910"/>
                                </a:cubicBezTo>
                                <a:cubicBezTo>
                                  <a:pt x="243586" y="299085"/>
                                  <a:pt x="237744" y="301498"/>
                                  <a:pt x="232156" y="302895"/>
                                </a:cubicBezTo>
                                <a:cubicBezTo>
                                  <a:pt x="226441" y="304292"/>
                                  <a:pt x="221234" y="305308"/>
                                  <a:pt x="216789" y="305562"/>
                                </a:cubicBezTo>
                                <a:cubicBezTo>
                                  <a:pt x="212217" y="305816"/>
                                  <a:pt x="208534" y="305689"/>
                                  <a:pt x="206121" y="305054"/>
                                </a:cubicBezTo>
                                <a:cubicBezTo>
                                  <a:pt x="203581" y="304419"/>
                                  <a:pt x="201041" y="303276"/>
                                  <a:pt x="198247" y="301117"/>
                                </a:cubicBezTo>
                                <a:cubicBezTo>
                                  <a:pt x="195326" y="299212"/>
                                  <a:pt x="192024" y="296418"/>
                                  <a:pt x="188087" y="292481"/>
                                </a:cubicBezTo>
                                <a:cubicBezTo>
                                  <a:pt x="185166" y="289560"/>
                                  <a:pt x="182880" y="287147"/>
                                  <a:pt x="181102" y="284988"/>
                                </a:cubicBezTo>
                                <a:cubicBezTo>
                                  <a:pt x="179451" y="283210"/>
                                  <a:pt x="178308" y="281559"/>
                                  <a:pt x="177546" y="279908"/>
                                </a:cubicBezTo>
                                <a:cubicBezTo>
                                  <a:pt x="176657" y="278384"/>
                                  <a:pt x="176276" y="277241"/>
                                  <a:pt x="176149" y="276225"/>
                                </a:cubicBezTo>
                                <a:cubicBezTo>
                                  <a:pt x="176149" y="275336"/>
                                  <a:pt x="176657" y="274574"/>
                                  <a:pt x="177292" y="273939"/>
                                </a:cubicBezTo>
                                <a:cubicBezTo>
                                  <a:pt x="178435" y="272796"/>
                                  <a:pt x="181356" y="272288"/>
                                  <a:pt x="185547" y="272288"/>
                                </a:cubicBezTo>
                                <a:cubicBezTo>
                                  <a:pt x="189738" y="272288"/>
                                  <a:pt x="194818" y="272161"/>
                                  <a:pt x="200533" y="271399"/>
                                </a:cubicBezTo>
                                <a:cubicBezTo>
                                  <a:pt x="206375" y="270637"/>
                                  <a:pt x="212852" y="269113"/>
                                  <a:pt x="219583" y="266573"/>
                                </a:cubicBezTo>
                                <a:cubicBezTo>
                                  <a:pt x="226568" y="264414"/>
                                  <a:pt x="233045" y="260096"/>
                                  <a:pt x="239141" y="254000"/>
                                </a:cubicBezTo>
                                <a:cubicBezTo>
                                  <a:pt x="243586" y="249555"/>
                                  <a:pt x="247015" y="244221"/>
                                  <a:pt x="248793" y="238506"/>
                                </a:cubicBezTo>
                                <a:cubicBezTo>
                                  <a:pt x="250698" y="232791"/>
                                  <a:pt x="251333" y="226822"/>
                                  <a:pt x="250444" y="220345"/>
                                </a:cubicBezTo>
                                <a:cubicBezTo>
                                  <a:pt x="249555" y="214249"/>
                                  <a:pt x="247523" y="208026"/>
                                  <a:pt x="243840" y="201295"/>
                                </a:cubicBezTo>
                                <a:cubicBezTo>
                                  <a:pt x="240030" y="194564"/>
                                  <a:pt x="235077" y="188087"/>
                                  <a:pt x="228600" y="181610"/>
                                </a:cubicBezTo>
                                <a:cubicBezTo>
                                  <a:pt x="221488" y="174498"/>
                                  <a:pt x="214503" y="169545"/>
                                  <a:pt x="207518" y="166624"/>
                                </a:cubicBezTo>
                                <a:cubicBezTo>
                                  <a:pt x="200279" y="163702"/>
                                  <a:pt x="193294" y="162051"/>
                                  <a:pt x="186055" y="161417"/>
                                </a:cubicBezTo>
                                <a:cubicBezTo>
                                  <a:pt x="179070" y="161036"/>
                                  <a:pt x="171831" y="161544"/>
                                  <a:pt x="164211" y="162560"/>
                                </a:cubicBezTo>
                                <a:cubicBezTo>
                                  <a:pt x="156845" y="163702"/>
                                  <a:pt x="149225" y="164973"/>
                                  <a:pt x="141351" y="166243"/>
                                </a:cubicBezTo>
                                <a:cubicBezTo>
                                  <a:pt x="133604" y="167386"/>
                                  <a:pt x="125857" y="168528"/>
                                  <a:pt x="117475" y="168656"/>
                                </a:cubicBezTo>
                                <a:cubicBezTo>
                                  <a:pt x="109093" y="168783"/>
                                  <a:pt x="100711" y="168148"/>
                                  <a:pt x="91948" y="165989"/>
                                </a:cubicBezTo>
                                <a:cubicBezTo>
                                  <a:pt x="83312" y="163957"/>
                                  <a:pt x="74295" y="160401"/>
                                  <a:pt x="64770" y="155067"/>
                                </a:cubicBezTo>
                                <a:cubicBezTo>
                                  <a:pt x="55753" y="150114"/>
                                  <a:pt x="45974" y="142621"/>
                                  <a:pt x="35814" y="132461"/>
                                </a:cubicBezTo>
                                <a:cubicBezTo>
                                  <a:pt x="25400" y="122047"/>
                                  <a:pt x="17526" y="111506"/>
                                  <a:pt x="11557" y="100838"/>
                                </a:cubicBezTo>
                                <a:cubicBezTo>
                                  <a:pt x="5842" y="90551"/>
                                  <a:pt x="2667" y="80390"/>
                                  <a:pt x="1270" y="70358"/>
                                </a:cubicBezTo>
                                <a:cubicBezTo>
                                  <a:pt x="0" y="60578"/>
                                  <a:pt x="1016" y="51308"/>
                                  <a:pt x="4064" y="42418"/>
                                </a:cubicBezTo>
                                <a:cubicBezTo>
                                  <a:pt x="6985" y="33527"/>
                                  <a:pt x="12065" y="25781"/>
                                  <a:pt x="18923" y="18923"/>
                                </a:cubicBezTo>
                                <a:cubicBezTo>
                                  <a:pt x="22479" y="15367"/>
                                  <a:pt x="26543" y="12192"/>
                                  <a:pt x="30988" y="9651"/>
                                </a:cubicBezTo>
                                <a:cubicBezTo>
                                  <a:pt x="35560" y="6985"/>
                                  <a:pt x="40259" y="5080"/>
                                  <a:pt x="44958" y="3428"/>
                                </a:cubicBezTo>
                                <a:cubicBezTo>
                                  <a:pt x="49784" y="2159"/>
                                  <a:pt x="54229" y="889"/>
                                  <a:pt x="58674" y="381"/>
                                </a:cubicBezTo>
                                <a:cubicBezTo>
                                  <a:pt x="63246" y="0"/>
                                  <a:pt x="66294" y="0"/>
                                  <a:pt x="68453" y="253"/>
                                </a:cubicBezTo>
                                <a:close/>
                              </a:path>
                            </a:pathLst>
                          </a:custGeom>
                          <a:solidFill>
                            <a:srgbClr val="FF0000">
                              <a:alpha val="50196"/>
                            </a:srgbClr>
                          </a:solidFill>
                          <a:ln w="0" cap="flat">
                            <a:noFill/>
                            <a:miter lim="127000"/>
                          </a:ln>
                          <a:effectLst/>
                        </wps:spPr>
                        <wps:bodyPr/>
                      </wps:wsp>
                      <wps:wsp>
                        <wps:cNvPr id="47" name="Shape 649"/>
                        <wps:cNvSpPr/>
                        <wps:spPr>
                          <a:xfrm>
                            <a:off x="4961890" y="2718053"/>
                            <a:ext cx="80899" cy="80645"/>
                          </a:xfrm>
                          <a:custGeom>
                            <a:avLst/>
                            <a:gdLst/>
                            <a:ahLst/>
                            <a:cxnLst/>
                            <a:rect l="0" t="0" r="0" b="0"/>
                            <a:pathLst>
                              <a:path w="80899" h="80645">
                                <a:moveTo>
                                  <a:pt x="55372" y="127"/>
                                </a:moveTo>
                                <a:cubicBezTo>
                                  <a:pt x="56388" y="0"/>
                                  <a:pt x="57531" y="254"/>
                                  <a:pt x="58928" y="889"/>
                                </a:cubicBezTo>
                                <a:cubicBezTo>
                                  <a:pt x="60452" y="1651"/>
                                  <a:pt x="61976" y="2667"/>
                                  <a:pt x="64008" y="4191"/>
                                </a:cubicBezTo>
                                <a:cubicBezTo>
                                  <a:pt x="65786" y="5842"/>
                                  <a:pt x="67945" y="7620"/>
                                  <a:pt x="70358" y="10160"/>
                                </a:cubicBezTo>
                                <a:cubicBezTo>
                                  <a:pt x="75311" y="15113"/>
                                  <a:pt x="78359" y="18923"/>
                                  <a:pt x="79502" y="21590"/>
                                </a:cubicBezTo>
                                <a:cubicBezTo>
                                  <a:pt x="80899" y="24257"/>
                                  <a:pt x="80645" y="26289"/>
                                  <a:pt x="79248" y="27686"/>
                                </a:cubicBezTo>
                                <a:cubicBezTo>
                                  <a:pt x="62103" y="44704"/>
                                  <a:pt x="44958" y="61849"/>
                                  <a:pt x="27940" y="78994"/>
                                </a:cubicBezTo>
                                <a:cubicBezTo>
                                  <a:pt x="26416" y="80391"/>
                                  <a:pt x="24384" y="80645"/>
                                  <a:pt x="21590" y="79248"/>
                                </a:cubicBezTo>
                                <a:cubicBezTo>
                                  <a:pt x="18923" y="78105"/>
                                  <a:pt x="15113" y="75057"/>
                                  <a:pt x="10287" y="70231"/>
                                </a:cubicBezTo>
                                <a:cubicBezTo>
                                  <a:pt x="5461" y="65405"/>
                                  <a:pt x="2286" y="61595"/>
                                  <a:pt x="1143" y="58928"/>
                                </a:cubicBezTo>
                                <a:cubicBezTo>
                                  <a:pt x="0" y="56261"/>
                                  <a:pt x="127" y="54229"/>
                                  <a:pt x="1651" y="52705"/>
                                </a:cubicBezTo>
                                <a:cubicBezTo>
                                  <a:pt x="18796" y="35687"/>
                                  <a:pt x="35941" y="18415"/>
                                  <a:pt x="52959" y="1398"/>
                                </a:cubicBezTo>
                                <a:cubicBezTo>
                                  <a:pt x="53594" y="762"/>
                                  <a:pt x="54356" y="381"/>
                                  <a:pt x="55372" y="127"/>
                                </a:cubicBezTo>
                                <a:close/>
                              </a:path>
                            </a:pathLst>
                          </a:custGeom>
                          <a:solidFill>
                            <a:srgbClr val="FF0000">
                              <a:alpha val="50196"/>
                            </a:srgbClr>
                          </a:solidFill>
                          <a:ln w="0" cap="flat">
                            <a:noFill/>
                            <a:miter lim="127000"/>
                          </a:ln>
                          <a:effectLst/>
                        </wps:spPr>
                        <wps:bodyPr/>
                      </wps:wsp>
                      <wps:wsp>
                        <wps:cNvPr id="48" name="Shape 650"/>
                        <wps:cNvSpPr/>
                        <wps:spPr>
                          <a:xfrm>
                            <a:off x="4916043" y="2379852"/>
                            <a:ext cx="413385" cy="413512"/>
                          </a:xfrm>
                          <a:custGeom>
                            <a:avLst/>
                            <a:gdLst/>
                            <a:ahLst/>
                            <a:cxnLst/>
                            <a:rect l="0" t="0" r="0" b="0"/>
                            <a:pathLst>
                              <a:path w="413385" h="413512">
                                <a:moveTo>
                                  <a:pt x="168021" y="381"/>
                                </a:moveTo>
                                <a:cubicBezTo>
                                  <a:pt x="169926" y="1016"/>
                                  <a:pt x="172212" y="1905"/>
                                  <a:pt x="174625" y="3049"/>
                                </a:cubicBezTo>
                                <a:cubicBezTo>
                                  <a:pt x="176911" y="4573"/>
                                  <a:pt x="179578" y="6477"/>
                                  <a:pt x="182245" y="9144"/>
                                </a:cubicBezTo>
                                <a:cubicBezTo>
                                  <a:pt x="258445" y="85344"/>
                                  <a:pt x="334645" y="161544"/>
                                  <a:pt x="410845" y="237744"/>
                                </a:cubicBezTo>
                                <a:cubicBezTo>
                                  <a:pt x="411734" y="238761"/>
                                  <a:pt x="412496" y="239776"/>
                                  <a:pt x="413004" y="240919"/>
                                </a:cubicBezTo>
                                <a:cubicBezTo>
                                  <a:pt x="413385" y="242062"/>
                                  <a:pt x="413385" y="243205"/>
                                  <a:pt x="412877" y="244602"/>
                                </a:cubicBezTo>
                                <a:cubicBezTo>
                                  <a:pt x="412623" y="245999"/>
                                  <a:pt x="411988" y="247269"/>
                                  <a:pt x="410972" y="249048"/>
                                </a:cubicBezTo>
                                <a:cubicBezTo>
                                  <a:pt x="409829" y="250572"/>
                                  <a:pt x="408305" y="252476"/>
                                  <a:pt x="406146" y="254636"/>
                                </a:cubicBezTo>
                                <a:cubicBezTo>
                                  <a:pt x="404241" y="256667"/>
                                  <a:pt x="402209" y="258064"/>
                                  <a:pt x="400812" y="259207"/>
                                </a:cubicBezTo>
                                <a:cubicBezTo>
                                  <a:pt x="399034" y="260224"/>
                                  <a:pt x="397637" y="260986"/>
                                  <a:pt x="396240" y="261112"/>
                                </a:cubicBezTo>
                                <a:cubicBezTo>
                                  <a:pt x="394970" y="261620"/>
                                  <a:pt x="393827" y="261493"/>
                                  <a:pt x="392811" y="261112"/>
                                </a:cubicBezTo>
                                <a:cubicBezTo>
                                  <a:pt x="391668" y="260604"/>
                                  <a:pt x="390652" y="259969"/>
                                  <a:pt x="389636" y="258953"/>
                                </a:cubicBezTo>
                                <a:cubicBezTo>
                                  <a:pt x="317500" y="186817"/>
                                  <a:pt x="245364" y="114681"/>
                                  <a:pt x="173228" y="42418"/>
                                </a:cubicBezTo>
                                <a:cubicBezTo>
                                  <a:pt x="173101" y="42545"/>
                                  <a:pt x="172974" y="42673"/>
                                  <a:pt x="172974" y="42673"/>
                                </a:cubicBezTo>
                                <a:cubicBezTo>
                                  <a:pt x="227203" y="133604"/>
                                  <a:pt x="280035" y="225299"/>
                                  <a:pt x="334264" y="316230"/>
                                </a:cubicBezTo>
                                <a:cubicBezTo>
                                  <a:pt x="334899" y="317374"/>
                                  <a:pt x="335407" y="318516"/>
                                  <a:pt x="335661" y="319532"/>
                                </a:cubicBezTo>
                                <a:cubicBezTo>
                                  <a:pt x="335661" y="320549"/>
                                  <a:pt x="335661" y="321691"/>
                                  <a:pt x="335153" y="322961"/>
                                </a:cubicBezTo>
                                <a:cubicBezTo>
                                  <a:pt x="334899" y="324359"/>
                                  <a:pt x="334137" y="325882"/>
                                  <a:pt x="333248" y="327152"/>
                                </a:cubicBezTo>
                                <a:cubicBezTo>
                                  <a:pt x="332232" y="328549"/>
                                  <a:pt x="330835" y="330074"/>
                                  <a:pt x="329184" y="331724"/>
                                </a:cubicBezTo>
                                <a:cubicBezTo>
                                  <a:pt x="327406" y="333502"/>
                                  <a:pt x="325628" y="334645"/>
                                  <a:pt x="324231" y="335788"/>
                                </a:cubicBezTo>
                                <a:cubicBezTo>
                                  <a:pt x="322961" y="336677"/>
                                  <a:pt x="321437" y="337439"/>
                                  <a:pt x="320040" y="337693"/>
                                </a:cubicBezTo>
                                <a:cubicBezTo>
                                  <a:pt x="318897" y="338074"/>
                                  <a:pt x="317627" y="338074"/>
                                  <a:pt x="316738" y="337948"/>
                                </a:cubicBezTo>
                                <a:cubicBezTo>
                                  <a:pt x="315722" y="337820"/>
                                  <a:pt x="314579" y="337439"/>
                                  <a:pt x="313690" y="336804"/>
                                </a:cubicBezTo>
                                <a:cubicBezTo>
                                  <a:pt x="223520" y="281813"/>
                                  <a:pt x="132715" y="228092"/>
                                  <a:pt x="42672" y="172974"/>
                                </a:cubicBezTo>
                                <a:cubicBezTo>
                                  <a:pt x="42545" y="173101"/>
                                  <a:pt x="42545" y="173101"/>
                                  <a:pt x="42545" y="173101"/>
                                </a:cubicBezTo>
                                <a:cubicBezTo>
                                  <a:pt x="114681" y="245237"/>
                                  <a:pt x="186817" y="317500"/>
                                  <a:pt x="258953" y="389636"/>
                                </a:cubicBezTo>
                                <a:cubicBezTo>
                                  <a:pt x="259969" y="390525"/>
                                  <a:pt x="260731" y="391541"/>
                                  <a:pt x="261112" y="392811"/>
                                </a:cubicBezTo>
                                <a:cubicBezTo>
                                  <a:pt x="261620" y="393827"/>
                                  <a:pt x="261493" y="395098"/>
                                  <a:pt x="261112" y="396367"/>
                                </a:cubicBezTo>
                                <a:cubicBezTo>
                                  <a:pt x="260731" y="397764"/>
                                  <a:pt x="260096" y="399161"/>
                                  <a:pt x="259207" y="400812"/>
                                </a:cubicBezTo>
                                <a:cubicBezTo>
                                  <a:pt x="257937" y="402463"/>
                                  <a:pt x="256413" y="404495"/>
                                  <a:pt x="254254" y="406527"/>
                                </a:cubicBezTo>
                                <a:cubicBezTo>
                                  <a:pt x="252222" y="408686"/>
                                  <a:pt x="250444" y="409956"/>
                                  <a:pt x="248793" y="411226"/>
                                </a:cubicBezTo>
                                <a:cubicBezTo>
                                  <a:pt x="247142" y="412115"/>
                                  <a:pt x="245618" y="412877"/>
                                  <a:pt x="244348" y="413131"/>
                                </a:cubicBezTo>
                                <a:cubicBezTo>
                                  <a:pt x="243078" y="413512"/>
                                  <a:pt x="242062" y="413386"/>
                                  <a:pt x="241046" y="412877"/>
                                </a:cubicBezTo>
                                <a:cubicBezTo>
                                  <a:pt x="239776" y="412497"/>
                                  <a:pt x="238887" y="411735"/>
                                  <a:pt x="237871" y="410718"/>
                                </a:cubicBezTo>
                                <a:cubicBezTo>
                                  <a:pt x="161671" y="334518"/>
                                  <a:pt x="85471" y="258318"/>
                                  <a:pt x="9271" y="182118"/>
                                </a:cubicBezTo>
                                <a:cubicBezTo>
                                  <a:pt x="3937" y="176785"/>
                                  <a:pt x="889" y="172086"/>
                                  <a:pt x="508" y="167894"/>
                                </a:cubicBezTo>
                                <a:cubicBezTo>
                                  <a:pt x="0" y="163830"/>
                                  <a:pt x="762" y="160655"/>
                                  <a:pt x="3175" y="158242"/>
                                </a:cubicBezTo>
                                <a:cubicBezTo>
                                  <a:pt x="7493" y="154051"/>
                                  <a:pt x="11684" y="149734"/>
                                  <a:pt x="16129" y="145415"/>
                                </a:cubicBezTo>
                                <a:cubicBezTo>
                                  <a:pt x="18796" y="142749"/>
                                  <a:pt x="21463" y="140716"/>
                                  <a:pt x="24257" y="139574"/>
                                </a:cubicBezTo>
                                <a:cubicBezTo>
                                  <a:pt x="26924" y="138303"/>
                                  <a:pt x="29718" y="137795"/>
                                  <a:pt x="33020" y="137923"/>
                                </a:cubicBezTo>
                                <a:cubicBezTo>
                                  <a:pt x="36322" y="138303"/>
                                  <a:pt x="39751" y="138938"/>
                                  <a:pt x="43180" y="140589"/>
                                </a:cubicBezTo>
                                <a:cubicBezTo>
                                  <a:pt x="46609" y="142113"/>
                                  <a:pt x="50546" y="144273"/>
                                  <a:pt x="54864" y="146939"/>
                                </a:cubicBezTo>
                                <a:cubicBezTo>
                                  <a:pt x="129794" y="192024"/>
                                  <a:pt x="205359" y="236220"/>
                                  <a:pt x="280289" y="281432"/>
                                </a:cubicBezTo>
                                <a:cubicBezTo>
                                  <a:pt x="280543" y="281178"/>
                                  <a:pt x="280670" y="281051"/>
                                  <a:pt x="280924" y="280798"/>
                                </a:cubicBezTo>
                                <a:cubicBezTo>
                                  <a:pt x="236601" y="205486"/>
                                  <a:pt x="193294" y="129413"/>
                                  <a:pt x="148844" y="54102"/>
                                </a:cubicBezTo>
                                <a:cubicBezTo>
                                  <a:pt x="145923" y="49403"/>
                                  <a:pt x="143637" y="45086"/>
                                  <a:pt x="141986" y="41275"/>
                                </a:cubicBezTo>
                                <a:cubicBezTo>
                                  <a:pt x="140462" y="37465"/>
                                  <a:pt x="139446" y="34290"/>
                                  <a:pt x="139065" y="31242"/>
                                </a:cubicBezTo>
                                <a:cubicBezTo>
                                  <a:pt x="138811" y="28322"/>
                                  <a:pt x="139065" y="25781"/>
                                  <a:pt x="139954" y="23495"/>
                                </a:cubicBezTo>
                                <a:cubicBezTo>
                                  <a:pt x="140970" y="21210"/>
                                  <a:pt x="142367" y="19050"/>
                                  <a:pt x="144399" y="17018"/>
                                </a:cubicBezTo>
                                <a:cubicBezTo>
                                  <a:pt x="148971" y="12574"/>
                                  <a:pt x="153416" y="8001"/>
                                  <a:pt x="157988" y="3429"/>
                                </a:cubicBezTo>
                                <a:cubicBezTo>
                                  <a:pt x="159385" y="2032"/>
                                  <a:pt x="160782" y="1016"/>
                                  <a:pt x="162433" y="508"/>
                                </a:cubicBezTo>
                                <a:cubicBezTo>
                                  <a:pt x="164084" y="0"/>
                                  <a:pt x="165989" y="127"/>
                                  <a:pt x="168021" y="381"/>
                                </a:cubicBezTo>
                                <a:close/>
                              </a:path>
                            </a:pathLst>
                          </a:custGeom>
                          <a:solidFill>
                            <a:srgbClr val="FF0000">
                              <a:alpha val="50196"/>
                            </a:srgbClr>
                          </a:solidFill>
                          <a:ln w="0" cap="flat">
                            <a:noFill/>
                            <a:miter lim="127000"/>
                          </a:ln>
                          <a:effectLst/>
                        </wps:spPr>
                        <wps:bodyPr/>
                      </wps:wsp>
                      <wps:wsp>
                        <wps:cNvPr id="49" name="Shape 651"/>
                        <wps:cNvSpPr/>
                        <wps:spPr>
                          <a:xfrm>
                            <a:off x="5127625" y="2214625"/>
                            <a:ext cx="331470" cy="331850"/>
                          </a:xfrm>
                          <a:custGeom>
                            <a:avLst/>
                            <a:gdLst/>
                            <a:ahLst/>
                            <a:cxnLst/>
                            <a:rect l="0" t="0" r="0" b="0"/>
                            <a:pathLst>
                              <a:path w="331470" h="331850">
                                <a:moveTo>
                                  <a:pt x="115697" y="253"/>
                                </a:moveTo>
                                <a:cubicBezTo>
                                  <a:pt x="117094" y="0"/>
                                  <a:pt x="118237" y="0"/>
                                  <a:pt x="119380" y="381"/>
                                </a:cubicBezTo>
                                <a:cubicBezTo>
                                  <a:pt x="120396" y="762"/>
                                  <a:pt x="121539" y="1650"/>
                                  <a:pt x="122555" y="2539"/>
                                </a:cubicBezTo>
                                <a:cubicBezTo>
                                  <a:pt x="173101" y="53086"/>
                                  <a:pt x="223647" y="103759"/>
                                  <a:pt x="274193" y="154305"/>
                                </a:cubicBezTo>
                                <a:cubicBezTo>
                                  <a:pt x="289433" y="169418"/>
                                  <a:pt x="301371" y="184403"/>
                                  <a:pt x="310388" y="198882"/>
                                </a:cubicBezTo>
                                <a:cubicBezTo>
                                  <a:pt x="319532" y="213487"/>
                                  <a:pt x="325247" y="227711"/>
                                  <a:pt x="328295" y="241173"/>
                                </a:cubicBezTo>
                                <a:cubicBezTo>
                                  <a:pt x="331470" y="254635"/>
                                  <a:pt x="331089" y="267208"/>
                                  <a:pt x="327787" y="278892"/>
                                </a:cubicBezTo>
                                <a:cubicBezTo>
                                  <a:pt x="324612" y="290702"/>
                                  <a:pt x="318008" y="301371"/>
                                  <a:pt x="308483" y="311023"/>
                                </a:cubicBezTo>
                                <a:cubicBezTo>
                                  <a:pt x="299720" y="319659"/>
                                  <a:pt x="289814" y="325882"/>
                                  <a:pt x="278638" y="329057"/>
                                </a:cubicBezTo>
                                <a:cubicBezTo>
                                  <a:pt x="272923" y="330581"/>
                                  <a:pt x="267113" y="331501"/>
                                  <a:pt x="261096" y="331676"/>
                                </a:cubicBezTo>
                                <a:cubicBezTo>
                                  <a:pt x="255079" y="331850"/>
                                  <a:pt x="248856" y="331279"/>
                                  <a:pt x="242316" y="329819"/>
                                </a:cubicBezTo>
                                <a:cubicBezTo>
                                  <a:pt x="229489" y="327151"/>
                                  <a:pt x="215900" y="321818"/>
                                  <a:pt x="201422" y="312800"/>
                                </a:cubicBezTo>
                                <a:cubicBezTo>
                                  <a:pt x="186944" y="303784"/>
                                  <a:pt x="172085" y="291719"/>
                                  <a:pt x="156972" y="276606"/>
                                </a:cubicBezTo>
                                <a:cubicBezTo>
                                  <a:pt x="105537" y="225171"/>
                                  <a:pt x="54102" y="173862"/>
                                  <a:pt x="2667" y="122427"/>
                                </a:cubicBezTo>
                                <a:cubicBezTo>
                                  <a:pt x="1778" y="121412"/>
                                  <a:pt x="762" y="120396"/>
                                  <a:pt x="508" y="119252"/>
                                </a:cubicBezTo>
                                <a:cubicBezTo>
                                  <a:pt x="127" y="118110"/>
                                  <a:pt x="0" y="117094"/>
                                  <a:pt x="381" y="115570"/>
                                </a:cubicBezTo>
                                <a:cubicBezTo>
                                  <a:pt x="762" y="114426"/>
                                  <a:pt x="1270" y="113030"/>
                                  <a:pt x="2159" y="111251"/>
                                </a:cubicBezTo>
                                <a:cubicBezTo>
                                  <a:pt x="3429" y="109727"/>
                                  <a:pt x="4953" y="107823"/>
                                  <a:pt x="7112" y="105790"/>
                                </a:cubicBezTo>
                                <a:cubicBezTo>
                                  <a:pt x="9017" y="103759"/>
                                  <a:pt x="10922" y="102235"/>
                                  <a:pt x="12446" y="100964"/>
                                </a:cubicBezTo>
                                <a:cubicBezTo>
                                  <a:pt x="14224" y="100075"/>
                                  <a:pt x="15748" y="99313"/>
                                  <a:pt x="17018" y="98933"/>
                                </a:cubicBezTo>
                                <a:cubicBezTo>
                                  <a:pt x="18288" y="98806"/>
                                  <a:pt x="19431" y="98806"/>
                                  <a:pt x="20574" y="99187"/>
                                </a:cubicBezTo>
                                <a:cubicBezTo>
                                  <a:pt x="21590" y="99568"/>
                                  <a:pt x="22733" y="100457"/>
                                  <a:pt x="23749" y="101346"/>
                                </a:cubicBezTo>
                                <a:cubicBezTo>
                                  <a:pt x="73787" y="151511"/>
                                  <a:pt x="123825" y="201549"/>
                                  <a:pt x="173863" y="251587"/>
                                </a:cubicBezTo>
                                <a:cubicBezTo>
                                  <a:pt x="185420" y="263144"/>
                                  <a:pt x="196215" y="272161"/>
                                  <a:pt x="206756" y="279019"/>
                                </a:cubicBezTo>
                                <a:cubicBezTo>
                                  <a:pt x="217170" y="285876"/>
                                  <a:pt x="226822" y="290322"/>
                                  <a:pt x="235966" y="292608"/>
                                </a:cubicBezTo>
                                <a:cubicBezTo>
                                  <a:pt x="244983" y="295021"/>
                                  <a:pt x="253365" y="294894"/>
                                  <a:pt x="260985" y="293115"/>
                                </a:cubicBezTo>
                                <a:cubicBezTo>
                                  <a:pt x="268732" y="291211"/>
                                  <a:pt x="275590" y="287400"/>
                                  <a:pt x="281559" y="281432"/>
                                </a:cubicBezTo>
                                <a:cubicBezTo>
                                  <a:pt x="287655" y="275209"/>
                                  <a:pt x="291973" y="268350"/>
                                  <a:pt x="293878" y="260731"/>
                                </a:cubicBezTo>
                                <a:cubicBezTo>
                                  <a:pt x="295656" y="252984"/>
                                  <a:pt x="295529" y="244728"/>
                                  <a:pt x="293243" y="235838"/>
                                </a:cubicBezTo>
                                <a:cubicBezTo>
                                  <a:pt x="290957" y="226949"/>
                                  <a:pt x="286512" y="217424"/>
                                  <a:pt x="280035" y="207263"/>
                                </a:cubicBezTo>
                                <a:cubicBezTo>
                                  <a:pt x="273558" y="197358"/>
                                  <a:pt x="264541" y="186562"/>
                                  <a:pt x="253492" y="175513"/>
                                </a:cubicBezTo>
                                <a:cubicBezTo>
                                  <a:pt x="202819" y="124840"/>
                                  <a:pt x="152146" y="74295"/>
                                  <a:pt x="101473" y="23622"/>
                                </a:cubicBezTo>
                                <a:cubicBezTo>
                                  <a:pt x="100584" y="22606"/>
                                  <a:pt x="99695" y="21589"/>
                                  <a:pt x="99187" y="20447"/>
                                </a:cubicBezTo>
                                <a:cubicBezTo>
                                  <a:pt x="98933" y="19303"/>
                                  <a:pt x="98806" y="18287"/>
                                  <a:pt x="99060" y="16890"/>
                                </a:cubicBezTo>
                                <a:cubicBezTo>
                                  <a:pt x="99568" y="15494"/>
                                  <a:pt x="100203" y="14097"/>
                                  <a:pt x="101219" y="12319"/>
                                </a:cubicBezTo>
                                <a:cubicBezTo>
                                  <a:pt x="102362" y="10795"/>
                                  <a:pt x="103886" y="9017"/>
                                  <a:pt x="105918" y="6985"/>
                                </a:cubicBezTo>
                                <a:cubicBezTo>
                                  <a:pt x="107823" y="4952"/>
                                  <a:pt x="109728" y="3428"/>
                                  <a:pt x="111252" y="2159"/>
                                </a:cubicBezTo>
                                <a:cubicBezTo>
                                  <a:pt x="113030" y="1270"/>
                                  <a:pt x="114427" y="635"/>
                                  <a:pt x="115697" y="253"/>
                                </a:cubicBezTo>
                                <a:close/>
                              </a:path>
                            </a:pathLst>
                          </a:custGeom>
                          <a:solidFill>
                            <a:srgbClr val="FF0000">
                              <a:alpha val="50196"/>
                            </a:srgbClr>
                          </a:solidFill>
                          <a:ln w="0" cap="flat">
                            <a:noFill/>
                            <a:miter lim="127000"/>
                          </a:ln>
                          <a:effectLst/>
                        </wps:spPr>
                        <wps:bodyPr/>
                      </wps:wsp>
                      <wps:wsp>
                        <wps:cNvPr id="50" name="Shape 652"/>
                        <wps:cNvSpPr/>
                        <wps:spPr>
                          <a:xfrm>
                            <a:off x="5327777" y="2107818"/>
                            <a:ext cx="118745" cy="216545"/>
                          </a:xfrm>
                          <a:custGeom>
                            <a:avLst/>
                            <a:gdLst/>
                            <a:ahLst/>
                            <a:cxnLst/>
                            <a:rect l="0" t="0" r="0" b="0"/>
                            <a:pathLst>
                              <a:path w="118745" h="216545">
                                <a:moveTo>
                                  <a:pt x="26035" y="381"/>
                                </a:moveTo>
                                <a:cubicBezTo>
                                  <a:pt x="27559" y="762"/>
                                  <a:pt x="29210" y="1651"/>
                                  <a:pt x="30861" y="2667"/>
                                </a:cubicBezTo>
                                <a:lnTo>
                                  <a:pt x="118745" y="57541"/>
                                </a:lnTo>
                                <a:lnTo>
                                  <a:pt x="118745" y="92860"/>
                                </a:lnTo>
                                <a:lnTo>
                                  <a:pt x="42926" y="44831"/>
                                </a:lnTo>
                                <a:cubicBezTo>
                                  <a:pt x="42926" y="44831"/>
                                  <a:pt x="42799" y="44958"/>
                                  <a:pt x="42799" y="44958"/>
                                </a:cubicBezTo>
                                <a:lnTo>
                                  <a:pt x="118745" y="164073"/>
                                </a:lnTo>
                                <a:lnTo>
                                  <a:pt x="118745" y="216545"/>
                                </a:lnTo>
                                <a:lnTo>
                                  <a:pt x="2540" y="30734"/>
                                </a:lnTo>
                                <a:cubicBezTo>
                                  <a:pt x="1651" y="28956"/>
                                  <a:pt x="889" y="27432"/>
                                  <a:pt x="508" y="25781"/>
                                </a:cubicBezTo>
                                <a:cubicBezTo>
                                  <a:pt x="0" y="24384"/>
                                  <a:pt x="254" y="22987"/>
                                  <a:pt x="762" y="21463"/>
                                </a:cubicBezTo>
                                <a:cubicBezTo>
                                  <a:pt x="1143" y="19812"/>
                                  <a:pt x="2159" y="18161"/>
                                  <a:pt x="3429" y="16256"/>
                                </a:cubicBezTo>
                                <a:cubicBezTo>
                                  <a:pt x="4953" y="14478"/>
                                  <a:pt x="6985" y="12573"/>
                                  <a:pt x="9398" y="10033"/>
                                </a:cubicBezTo>
                                <a:cubicBezTo>
                                  <a:pt x="11938" y="7493"/>
                                  <a:pt x="14224" y="5334"/>
                                  <a:pt x="16002" y="3810"/>
                                </a:cubicBezTo>
                                <a:cubicBezTo>
                                  <a:pt x="18034" y="2286"/>
                                  <a:pt x="19685" y="1270"/>
                                  <a:pt x="21336" y="762"/>
                                </a:cubicBezTo>
                                <a:cubicBezTo>
                                  <a:pt x="22987" y="254"/>
                                  <a:pt x="24384" y="0"/>
                                  <a:pt x="26035" y="381"/>
                                </a:cubicBezTo>
                                <a:close/>
                              </a:path>
                            </a:pathLst>
                          </a:custGeom>
                          <a:solidFill>
                            <a:srgbClr val="FF0000">
                              <a:alpha val="50196"/>
                            </a:srgbClr>
                          </a:solidFill>
                          <a:ln w="0" cap="flat">
                            <a:noFill/>
                            <a:miter lim="127000"/>
                          </a:ln>
                          <a:effectLst/>
                        </wps:spPr>
                        <wps:bodyPr/>
                      </wps:wsp>
                      <wps:wsp>
                        <wps:cNvPr id="51" name="Shape 653"/>
                        <wps:cNvSpPr/>
                        <wps:spPr>
                          <a:xfrm>
                            <a:off x="5446522" y="2165359"/>
                            <a:ext cx="207645" cy="268595"/>
                          </a:xfrm>
                          <a:custGeom>
                            <a:avLst/>
                            <a:gdLst/>
                            <a:ahLst/>
                            <a:cxnLst/>
                            <a:rect l="0" t="0" r="0" b="0"/>
                            <a:pathLst>
                              <a:path w="207645" h="268595">
                                <a:moveTo>
                                  <a:pt x="0" y="0"/>
                                </a:moveTo>
                                <a:lnTo>
                                  <a:pt x="196469" y="122672"/>
                                </a:lnTo>
                                <a:cubicBezTo>
                                  <a:pt x="199898" y="124958"/>
                                  <a:pt x="202438" y="126736"/>
                                  <a:pt x="204343" y="128260"/>
                                </a:cubicBezTo>
                                <a:cubicBezTo>
                                  <a:pt x="205994" y="130039"/>
                                  <a:pt x="206883" y="131690"/>
                                  <a:pt x="207264" y="133341"/>
                                </a:cubicBezTo>
                                <a:cubicBezTo>
                                  <a:pt x="207645" y="134865"/>
                                  <a:pt x="207137" y="136516"/>
                                  <a:pt x="205867" y="138167"/>
                                </a:cubicBezTo>
                                <a:cubicBezTo>
                                  <a:pt x="204343" y="140071"/>
                                  <a:pt x="202692" y="142230"/>
                                  <a:pt x="200152" y="144770"/>
                                </a:cubicBezTo>
                                <a:cubicBezTo>
                                  <a:pt x="197485" y="147438"/>
                                  <a:pt x="195453" y="149342"/>
                                  <a:pt x="193802" y="150613"/>
                                </a:cubicBezTo>
                                <a:cubicBezTo>
                                  <a:pt x="192024" y="152009"/>
                                  <a:pt x="190500" y="152771"/>
                                  <a:pt x="189230" y="152771"/>
                                </a:cubicBezTo>
                                <a:cubicBezTo>
                                  <a:pt x="188087" y="153406"/>
                                  <a:pt x="186944" y="153279"/>
                                  <a:pt x="185801" y="152771"/>
                                </a:cubicBezTo>
                                <a:cubicBezTo>
                                  <a:pt x="184658" y="152517"/>
                                  <a:pt x="183388" y="151882"/>
                                  <a:pt x="181737" y="151120"/>
                                </a:cubicBezTo>
                                <a:cubicBezTo>
                                  <a:pt x="157226" y="135372"/>
                                  <a:pt x="132334" y="120005"/>
                                  <a:pt x="107696" y="104257"/>
                                </a:cubicBezTo>
                                <a:cubicBezTo>
                                  <a:pt x="85598" y="126355"/>
                                  <a:pt x="63627" y="148327"/>
                                  <a:pt x="41529" y="170424"/>
                                </a:cubicBezTo>
                                <a:cubicBezTo>
                                  <a:pt x="57150" y="194554"/>
                                  <a:pt x="72517" y="218939"/>
                                  <a:pt x="88265" y="243068"/>
                                </a:cubicBezTo>
                                <a:cubicBezTo>
                                  <a:pt x="89154" y="244466"/>
                                  <a:pt x="89789" y="245863"/>
                                  <a:pt x="90170" y="247005"/>
                                </a:cubicBezTo>
                                <a:cubicBezTo>
                                  <a:pt x="90805" y="248403"/>
                                  <a:pt x="90805" y="249545"/>
                                  <a:pt x="90551" y="250816"/>
                                </a:cubicBezTo>
                                <a:cubicBezTo>
                                  <a:pt x="90424" y="252467"/>
                                  <a:pt x="89789" y="253991"/>
                                  <a:pt x="88519" y="255515"/>
                                </a:cubicBezTo>
                                <a:cubicBezTo>
                                  <a:pt x="87249" y="257166"/>
                                  <a:pt x="85725" y="259197"/>
                                  <a:pt x="83312" y="261610"/>
                                </a:cubicBezTo>
                                <a:cubicBezTo>
                                  <a:pt x="81026" y="263896"/>
                                  <a:pt x="78740" y="265547"/>
                                  <a:pt x="77089" y="266944"/>
                                </a:cubicBezTo>
                                <a:cubicBezTo>
                                  <a:pt x="75057" y="268088"/>
                                  <a:pt x="73533" y="268595"/>
                                  <a:pt x="72009" y="268215"/>
                                </a:cubicBezTo>
                                <a:cubicBezTo>
                                  <a:pt x="70485" y="267833"/>
                                  <a:pt x="68834" y="266944"/>
                                  <a:pt x="67183" y="264913"/>
                                </a:cubicBezTo>
                                <a:cubicBezTo>
                                  <a:pt x="65405" y="263261"/>
                                  <a:pt x="63627" y="260848"/>
                                  <a:pt x="61468" y="257292"/>
                                </a:cubicBezTo>
                                <a:lnTo>
                                  <a:pt x="0" y="159004"/>
                                </a:lnTo>
                                <a:lnTo>
                                  <a:pt x="0" y="106532"/>
                                </a:lnTo>
                                <a:lnTo>
                                  <a:pt x="20574" y="138802"/>
                                </a:lnTo>
                                <a:cubicBezTo>
                                  <a:pt x="38989" y="120386"/>
                                  <a:pt x="57404" y="101971"/>
                                  <a:pt x="75946" y="83429"/>
                                </a:cubicBezTo>
                                <a:lnTo>
                                  <a:pt x="0" y="35320"/>
                                </a:lnTo>
                                <a:lnTo>
                                  <a:pt x="0" y="0"/>
                                </a:lnTo>
                                <a:close/>
                              </a:path>
                            </a:pathLst>
                          </a:custGeom>
                          <a:solidFill>
                            <a:srgbClr val="FF0000">
                              <a:alpha val="50196"/>
                            </a:srgbClr>
                          </a:solidFill>
                          <a:ln w="0" cap="flat">
                            <a:noFill/>
                            <a:miter lim="127000"/>
                          </a:ln>
                          <a:effectLst/>
                        </wps:spPr>
                        <wps:bodyPr/>
                      </wps:wsp>
                      <wps:wsp>
                        <wps:cNvPr id="52" name="Shape 654"/>
                        <wps:cNvSpPr/>
                        <wps:spPr>
                          <a:xfrm>
                            <a:off x="5434965" y="2005837"/>
                            <a:ext cx="325374" cy="262255"/>
                          </a:xfrm>
                          <a:custGeom>
                            <a:avLst/>
                            <a:gdLst/>
                            <a:ahLst/>
                            <a:cxnLst/>
                            <a:rect l="0" t="0" r="0" b="0"/>
                            <a:pathLst>
                              <a:path w="325374" h="262255">
                                <a:moveTo>
                                  <a:pt x="17018" y="381"/>
                                </a:moveTo>
                                <a:cubicBezTo>
                                  <a:pt x="18542" y="0"/>
                                  <a:pt x="19558" y="126"/>
                                  <a:pt x="20701" y="508"/>
                                </a:cubicBezTo>
                                <a:cubicBezTo>
                                  <a:pt x="21844" y="888"/>
                                  <a:pt x="22860" y="1777"/>
                                  <a:pt x="23876" y="2667"/>
                                </a:cubicBezTo>
                                <a:cubicBezTo>
                                  <a:pt x="95377" y="74295"/>
                                  <a:pt x="167132" y="145923"/>
                                  <a:pt x="238760" y="217677"/>
                                </a:cubicBezTo>
                                <a:cubicBezTo>
                                  <a:pt x="257810" y="198627"/>
                                  <a:pt x="276733" y="179577"/>
                                  <a:pt x="295783" y="160527"/>
                                </a:cubicBezTo>
                                <a:cubicBezTo>
                                  <a:pt x="296545" y="159893"/>
                                  <a:pt x="297307" y="159385"/>
                                  <a:pt x="298450" y="159385"/>
                                </a:cubicBezTo>
                                <a:cubicBezTo>
                                  <a:pt x="299593" y="159385"/>
                                  <a:pt x="300990" y="159893"/>
                                  <a:pt x="302387" y="160527"/>
                                </a:cubicBezTo>
                                <a:cubicBezTo>
                                  <a:pt x="303911" y="161289"/>
                                  <a:pt x="305689" y="162560"/>
                                  <a:pt x="307467" y="164211"/>
                                </a:cubicBezTo>
                                <a:cubicBezTo>
                                  <a:pt x="309372" y="165862"/>
                                  <a:pt x="311785" y="168021"/>
                                  <a:pt x="314198" y="170561"/>
                                </a:cubicBezTo>
                                <a:cubicBezTo>
                                  <a:pt x="316865" y="173100"/>
                                  <a:pt x="318770" y="175133"/>
                                  <a:pt x="320294" y="177038"/>
                                </a:cubicBezTo>
                                <a:cubicBezTo>
                                  <a:pt x="321945" y="178815"/>
                                  <a:pt x="323342" y="180721"/>
                                  <a:pt x="323977" y="182245"/>
                                </a:cubicBezTo>
                                <a:cubicBezTo>
                                  <a:pt x="325120" y="184023"/>
                                  <a:pt x="325374" y="185165"/>
                                  <a:pt x="325374" y="186309"/>
                                </a:cubicBezTo>
                                <a:cubicBezTo>
                                  <a:pt x="325374" y="187451"/>
                                  <a:pt x="325120" y="188468"/>
                                  <a:pt x="324485" y="189230"/>
                                </a:cubicBezTo>
                                <a:cubicBezTo>
                                  <a:pt x="300990" y="212725"/>
                                  <a:pt x="277622" y="236093"/>
                                  <a:pt x="254127" y="259588"/>
                                </a:cubicBezTo>
                                <a:cubicBezTo>
                                  <a:pt x="252349" y="261365"/>
                                  <a:pt x="249428" y="262255"/>
                                  <a:pt x="245745" y="261747"/>
                                </a:cubicBezTo>
                                <a:cubicBezTo>
                                  <a:pt x="242062" y="261493"/>
                                  <a:pt x="237871" y="258952"/>
                                  <a:pt x="232791" y="253873"/>
                                </a:cubicBezTo>
                                <a:cubicBezTo>
                                  <a:pt x="156083" y="177164"/>
                                  <a:pt x="79375" y="100457"/>
                                  <a:pt x="2794" y="23875"/>
                                </a:cubicBezTo>
                                <a:cubicBezTo>
                                  <a:pt x="1778" y="22860"/>
                                  <a:pt x="889" y="21717"/>
                                  <a:pt x="508" y="20574"/>
                                </a:cubicBezTo>
                                <a:cubicBezTo>
                                  <a:pt x="127" y="19558"/>
                                  <a:pt x="0" y="18542"/>
                                  <a:pt x="381" y="17018"/>
                                </a:cubicBezTo>
                                <a:cubicBezTo>
                                  <a:pt x="762" y="15748"/>
                                  <a:pt x="1524" y="14224"/>
                                  <a:pt x="2413" y="12446"/>
                                </a:cubicBezTo>
                                <a:cubicBezTo>
                                  <a:pt x="3556" y="11049"/>
                                  <a:pt x="5080" y="9144"/>
                                  <a:pt x="7112" y="7112"/>
                                </a:cubicBezTo>
                                <a:cubicBezTo>
                                  <a:pt x="9271" y="5080"/>
                                  <a:pt x="11176" y="3428"/>
                                  <a:pt x="12573" y="2286"/>
                                </a:cubicBezTo>
                                <a:cubicBezTo>
                                  <a:pt x="14478" y="1270"/>
                                  <a:pt x="15748" y="762"/>
                                  <a:pt x="17018" y="381"/>
                                </a:cubicBezTo>
                                <a:close/>
                              </a:path>
                            </a:pathLst>
                          </a:custGeom>
                          <a:solidFill>
                            <a:srgbClr val="FF0000">
                              <a:alpha val="50196"/>
                            </a:srgbClr>
                          </a:solidFill>
                          <a:ln w="0" cap="flat">
                            <a:noFill/>
                            <a:miter lim="127000"/>
                          </a:ln>
                          <a:effectLst/>
                        </wps:spPr>
                        <wps:bodyPr/>
                      </wps:wsp>
                      <wps:wsp>
                        <wps:cNvPr id="53" name="Shape 655"/>
                        <wps:cNvSpPr/>
                        <wps:spPr>
                          <a:xfrm>
                            <a:off x="5579237" y="1856358"/>
                            <a:ext cx="118682" cy="216330"/>
                          </a:xfrm>
                          <a:custGeom>
                            <a:avLst/>
                            <a:gdLst/>
                            <a:ahLst/>
                            <a:cxnLst/>
                            <a:rect l="0" t="0" r="0" b="0"/>
                            <a:pathLst>
                              <a:path w="118682" h="216330">
                                <a:moveTo>
                                  <a:pt x="25908" y="381"/>
                                </a:moveTo>
                                <a:cubicBezTo>
                                  <a:pt x="27559" y="762"/>
                                  <a:pt x="29337" y="1651"/>
                                  <a:pt x="30988" y="2667"/>
                                </a:cubicBezTo>
                                <a:lnTo>
                                  <a:pt x="118682" y="57446"/>
                                </a:lnTo>
                                <a:lnTo>
                                  <a:pt x="118682" y="92923"/>
                                </a:lnTo>
                                <a:lnTo>
                                  <a:pt x="42926" y="44831"/>
                                </a:lnTo>
                                <a:cubicBezTo>
                                  <a:pt x="42799" y="44958"/>
                                  <a:pt x="42799" y="44958"/>
                                  <a:pt x="42799" y="44958"/>
                                </a:cubicBezTo>
                                <a:lnTo>
                                  <a:pt x="118682" y="163974"/>
                                </a:lnTo>
                                <a:lnTo>
                                  <a:pt x="118682" y="216330"/>
                                </a:lnTo>
                                <a:lnTo>
                                  <a:pt x="2667" y="30607"/>
                                </a:lnTo>
                                <a:cubicBezTo>
                                  <a:pt x="1651" y="28956"/>
                                  <a:pt x="889" y="27432"/>
                                  <a:pt x="508" y="25908"/>
                                </a:cubicBezTo>
                                <a:cubicBezTo>
                                  <a:pt x="0" y="24384"/>
                                  <a:pt x="254" y="22987"/>
                                  <a:pt x="762" y="21336"/>
                                </a:cubicBezTo>
                                <a:cubicBezTo>
                                  <a:pt x="1143" y="19812"/>
                                  <a:pt x="2159" y="18161"/>
                                  <a:pt x="3556" y="16256"/>
                                </a:cubicBezTo>
                                <a:cubicBezTo>
                                  <a:pt x="4953" y="14605"/>
                                  <a:pt x="6858" y="12573"/>
                                  <a:pt x="9398" y="10160"/>
                                </a:cubicBezTo>
                                <a:cubicBezTo>
                                  <a:pt x="11938" y="7493"/>
                                  <a:pt x="14224" y="5334"/>
                                  <a:pt x="16129" y="3683"/>
                                </a:cubicBezTo>
                                <a:cubicBezTo>
                                  <a:pt x="18034" y="2286"/>
                                  <a:pt x="19685" y="1270"/>
                                  <a:pt x="21336" y="762"/>
                                </a:cubicBezTo>
                                <a:cubicBezTo>
                                  <a:pt x="23114" y="254"/>
                                  <a:pt x="24384" y="0"/>
                                  <a:pt x="25908" y="381"/>
                                </a:cubicBezTo>
                                <a:close/>
                              </a:path>
                            </a:pathLst>
                          </a:custGeom>
                          <a:solidFill>
                            <a:srgbClr val="FF0000">
                              <a:alpha val="50196"/>
                            </a:srgbClr>
                          </a:solidFill>
                          <a:ln w="0" cap="flat">
                            <a:noFill/>
                            <a:miter lim="127000"/>
                          </a:ln>
                          <a:effectLst/>
                        </wps:spPr>
                        <wps:bodyPr/>
                      </wps:wsp>
                      <wps:wsp>
                        <wps:cNvPr id="54" name="Shape 656"/>
                        <wps:cNvSpPr/>
                        <wps:spPr>
                          <a:xfrm>
                            <a:off x="5697919" y="1913804"/>
                            <a:ext cx="207709" cy="268562"/>
                          </a:xfrm>
                          <a:custGeom>
                            <a:avLst/>
                            <a:gdLst/>
                            <a:ahLst/>
                            <a:cxnLst/>
                            <a:rect l="0" t="0" r="0" b="0"/>
                            <a:pathLst>
                              <a:path w="207709" h="268562">
                                <a:moveTo>
                                  <a:pt x="0" y="0"/>
                                </a:moveTo>
                                <a:lnTo>
                                  <a:pt x="196533" y="122767"/>
                                </a:lnTo>
                                <a:cubicBezTo>
                                  <a:pt x="199961" y="125053"/>
                                  <a:pt x="202502" y="126831"/>
                                  <a:pt x="204279" y="128355"/>
                                </a:cubicBezTo>
                                <a:cubicBezTo>
                                  <a:pt x="206058" y="130133"/>
                                  <a:pt x="207073" y="131783"/>
                                  <a:pt x="207328" y="133434"/>
                                </a:cubicBezTo>
                                <a:cubicBezTo>
                                  <a:pt x="207709" y="134958"/>
                                  <a:pt x="207201" y="136736"/>
                                  <a:pt x="205803" y="138387"/>
                                </a:cubicBezTo>
                                <a:cubicBezTo>
                                  <a:pt x="204407" y="140039"/>
                                  <a:pt x="202755" y="142324"/>
                                  <a:pt x="200089" y="144865"/>
                                </a:cubicBezTo>
                                <a:cubicBezTo>
                                  <a:pt x="197548" y="147405"/>
                                  <a:pt x="195643" y="149436"/>
                                  <a:pt x="193866" y="150707"/>
                                </a:cubicBezTo>
                                <a:cubicBezTo>
                                  <a:pt x="192215" y="152104"/>
                                  <a:pt x="190564" y="152739"/>
                                  <a:pt x="189293" y="152993"/>
                                </a:cubicBezTo>
                                <a:cubicBezTo>
                                  <a:pt x="188151" y="153501"/>
                                  <a:pt x="187008" y="153373"/>
                                  <a:pt x="185865" y="152993"/>
                                </a:cubicBezTo>
                                <a:cubicBezTo>
                                  <a:pt x="184722" y="152611"/>
                                  <a:pt x="183324" y="151977"/>
                                  <a:pt x="181928" y="151215"/>
                                </a:cubicBezTo>
                                <a:cubicBezTo>
                                  <a:pt x="157163" y="135467"/>
                                  <a:pt x="132397" y="120099"/>
                                  <a:pt x="107760" y="104224"/>
                                </a:cubicBezTo>
                                <a:cubicBezTo>
                                  <a:pt x="85661" y="126322"/>
                                  <a:pt x="63564" y="148421"/>
                                  <a:pt x="41592" y="170392"/>
                                </a:cubicBezTo>
                                <a:cubicBezTo>
                                  <a:pt x="57341" y="194648"/>
                                  <a:pt x="72708" y="219033"/>
                                  <a:pt x="88328" y="243290"/>
                                </a:cubicBezTo>
                                <a:cubicBezTo>
                                  <a:pt x="89217" y="244686"/>
                                  <a:pt x="89853" y="245957"/>
                                  <a:pt x="90234" y="247099"/>
                                </a:cubicBezTo>
                                <a:cubicBezTo>
                                  <a:pt x="90868" y="248370"/>
                                  <a:pt x="90741" y="249640"/>
                                  <a:pt x="90615" y="250909"/>
                                </a:cubicBezTo>
                                <a:cubicBezTo>
                                  <a:pt x="90488" y="252560"/>
                                  <a:pt x="89853" y="254084"/>
                                  <a:pt x="88710" y="255608"/>
                                </a:cubicBezTo>
                                <a:cubicBezTo>
                                  <a:pt x="87313" y="257259"/>
                                  <a:pt x="85661" y="259292"/>
                                  <a:pt x="83376" y="261578"/>
                                </a:cubicBezTo>
                                <a:cubicBezTo>
                                  <a:pt x="81090" y="263991"/>
                                  <a:pt x="78930" y="265642"/>
                                  <a:pt x="77279" y="266911"/>
                                </a:cubicBezTo>
                                <a:cubicBezTo>
                                  <a:pt x="75247" y="268182"/>
                                  <a:pt x="73597" y="268562"/>
                                  <a:pt x="72199" y="268308"/>
                                </a:cubicBezTo>
                                <a:cubicBezTo>
                                  <a:pt x="70548" y="267928"/>
                                  <a:pt x="68897" y="266911"/>
                                  <a:pt x="67120" y="265133"/>
                                </a:cubicBezTo>
                                <a:cubicBezTo>
                                  <a:pt x="65468" y="263356"/>
                                  <a:pt x="63817" y="260943"/>
                                  <a:pt x="61532" y="257386"/>
                                </a:cubicBezTo>
                                <a:lnTo>
                                  <a:pt x="0" y="158883"/>
                                </a:lnTo>
                                <a:lnTo>
                                  <a:pt x="0" y="106528"/>
                                </a:lnTo>
                                <a:lnTo>
                                  <a:pt x="20638" y="138896"/>
                                </a:lnTo>
                                <a:cubicBezTo>
                                  <a:pt x="39053" y="120481"/>
                                  <a:pt x="57595" y="101939"/>
                                  <a:pt x="75883" y="83651"/>
                                </a:cubicBezTo>
                                <a:lnTo>
                                  <a:pt x="0" y="35477"/>
                                </a:lnTo>
                                <a:lnTo>
                                  <a:pt x="0" y="0"/>
                                </a:lnTo>
                                <a:close/>
                              </a:path>
                            </a:pathLst>
                          </a:custGeom>
                          <a:solidFill>
                            <a:srgbClr val="FF0000">
                              <a:alpha val="50196"/>
                            </a:srgbClr>
                          </a:solidFill>
                          <a:ln w="0" cap="flat">
                            <a:noFill/>
                            <a:miter lim="127000"/>
                          </a:ln>
                          <a:effectLst/>
                        </wps:spPr>
                        <wps:bodyPr/>
                      </wps:wsp>
                      <wps:wsp>
                        <wps:cNvPr id="55" name="Shape 657"/>
                        <wps:cNvSpPr/>
                        <wps:spPr>
                          <a:xfrm>
                            <a:off x="5719699" y="1688210"/>
                            <a:ext cx="297561" cy="300196"/>
                          </a:xfrm>
                          <a:custGeom>
                            <a:avLst/>
                            <a:gdLst/>
                            <a:ahLst/>
                            <a:cxnLst/>
                            <a:rect l="0" t="0" r="0" b="0"/>
                            <a:pathLst>
                              <a:path w="297561" h="300196">
                                <a:moveTo>
                                  <a:pt x="71628" y="127"/>
                                </a:moveTo>
                                <a:cubicBezTo>
                                  <a:pt x="77089" y="127"/>
                                  <a:pt x="81280" y="0"/>
                                  <a:pt x="84074" y="635"/>
                                </a:cubicBezTo>
                                <a:cubicBezTo>
                                  <a:pt x="86868" y="1270"/>
                                  <a:pt x="88900" y="2032"/>
                                  <a:pt x="90297" y="2540"/>
                                </a:cubicBezTo>
                                <a:cubicBezTo>
                                  <a:pt x="91567" y="3175"/>
                                  <a:pt x="92837" y="3937"/>
                                  <a:pt x="94234" y="4826"/>
                                </a:cubicBezTo>
                                <a:cubicBezTo>
                                  <a:pt x="95631" y="6096"/>
                                  <a:pt x="97282" y="7112"/>
                                  <a:pt x="99187" y="8763"/>
                                </a:cubicBezTo>
                                <a:cubicBezTo>
                                  <a:pt x="100965" y="10414"/>
                                  <a:pt x="102870" y="12319"/>
                                  <a:pt x="105156" y="14605"/>
                                </a:cubicBezTo>
                                <a:cubicBezTo>
                                  <a:pt x="107569" y="17018"/>
                                  <a:pt x="109855" y="19558"/>
                                  <a:pt x="111379" y="21463"/>
                                </a:cubicBezTo>
                                <a:cubicBezTo>
                                  <a:pt x="113030" y="23368"/>
                                  <a:pt x="114173" y="25146"/>
                                  <a:pt x="114935" y="26543"/>
                                </a:cubicBezTo>
                                <a:cubicBezTo>
                                  <a:pt x="116078" y="28321"/>
                                  <a:pt x="116332" y="29464"/>
                                  <a:pt x="116586" y="30352"/>
                                </a:cubicBezTo>
                                <a:cubicBezTo>
                                  <a:pt x="116713" y="31496"/>
                                  <a:pt x="116459" y="32512"/>
                                  <a:pt x="115824" y="33020"/>
                                </a:cubicBezTo>
                                <a:cubicBezTo>
                                  <a:pt x="114681" y="34163"/>
                                  <a:pt x="111760" y="34544"/>
                                  <a:pt x="107188" y="34036"/>
                                </a:cubicBezTo>
                                <a:cubicBezTo>
                                  <a:pt x="102616" y="33527"/>
                                  <a:pt x="97282" y="33527"/>
                                  <a:pt x="91059" y="33655"/>
                                </a:cubicBezTo>
                                <a:cubicBezTo>
                                  <a:pt x="84836" y="34036"/>
                                  <a:pt x="78105" y="35178"/>
                                  <a:pt x="70866" y="37338"/>
                                </a:cubicBezTo>
                                <a:cubicBezTo>
                                  <a:pt x="63627" y="39497"/>
                                  <a:pt x="57023" y="43815"/>
                                  <a:pt x="50419" y="50419"/>
                                </a:cubicBezTo>
                                <a:cubicBezTo>
                                  <a:pt x="43434" y="57403"/>
                                  <a:pt x="38862" y="66040"/>
                                  <a:pt x="37592" y="76327"/>
                                </a:cubicBezTo>
                                <a:cubicBezTo>
                                  <a:pt x="36322" y="86487"/>
                                  <a:pt x="37592" y="98171"/>
                                  <a:pt x="42418" y="110744"/>
                                </a:cubicBezTo>
                                <a:cubicBezTo>
                                  <a:pt x="46990" y="123444"/>
                                  <a:pt x="54102" y="137033"/>
                                  <a:pt x="64135" y="151638"/>
                                </a:cubicBezTo>
                                <a:cubicBezTo>
                                  <a:pt x="74295" y="166370"/>
                                  <a:pt x="87249" y="181610"/>
                                  <a:pt x="103124" y="197485"/>
                                </a:cubicBezTo>
                                <a:cubicBezTo>
                                  <a:pt x="118872" y="213233"/>
                                  <a:pt x="133858" y="225933"/>
                                  <a:pt x="148209" y="235839"/>
                                </a:cubicBezTo>
                                <a:cubicBezTo>
                                  <a:pt x="162306" y="245872"/>
                                  <a:pt x="175768" y="252730"/>
                                  <a:pt x="187960" y="256794"/>
                                </a:cubicBezTo>
                                <a:cubicBezTo>
                                  <a:pt x="200152" y="261239"/>
                                  <a:pt x="211201" y="262127"/>
                                  <a:pt x="221234" y="260223"/>
                                </a:cubicBezTo>
                                <a:cubicBezTo>
                                  <a:pt x="231394" y="258572"/>
                                  <a:pt x="240284" y="253873"/>
                                  <a:pt x="247777" y="246380"/>
                                </a:cubicBezTo>
                                <a:cubicBezTo>
                                  <a:pt x="254000" y="240157"/>
                                  <a:pt x="258572" y="233552"/>
                                  <a:pt x="260731" y="226187"/>
                                </a:cubicBezTo>
                                <a:cubicBezTo>
                                  <a:pt x="263017" y="218948"/>
                                  <a:pt x="264414" y="212217"/>
                                  <a:pt x="264541" y="205740"/>
                                </a:cubicBezTo>
                                <a:cubicBezTo>
                                  <a:pt x="265049" y="199644"/>
                                  <a:pt x="265176" y="194183"/>
                                  <a:pt x="264668" y="189611"/>
                                </a:cubicBezTo>
                                <a:cubicBezTo>
                                  <a:pt x="264160" y="185039"/>
                                  <a:pt x="264922" y="182118"/>
                                  <a:pt x="266192" y="180848"/>
                                </a:cubicBezTo>
                                <a:cubicBezTo>
                                  <a:pt x="266700" y="180340"/>
                                  <a:pt x="267335" y="179959"/>
                                  <a:pt x="268097" y="180086"/>
                                </a:cubicBezTo>
                                <a:cubicBezTo>
                                  <a:pt x="268859" y="179959"/>
                                  <a:pt x="270129" y="180467"/>
                                  <a:pt x="271145" y="181102"/>
                                </a:cubicBezTo>
                                <a:cubicBezTo>
                                  <a:pt x="272542" y="181990"/>
                                  <a:pt x="274320" y="183388"/>
                                  <a:pt x="276479" y="185165"/>
                                </a:cubicBezTo>
                                <a:cubicBezTo>
                                  <a:pt x="278511" y="186944"/>
                                  <a:pt x="281051" y="189230"/>
                                  <a:pt x="283972" y="192151"/>
                                </a:cubicBezTo>
                                <a:cubicBezTo>
                                  <a:pt x="286131" y="194310"/>
                                  <a:pt x="287782" y="195961"/>
                                  <a:pt x="289179" y="197739"/>
                                </a:cubicBezTo>
                                <a:cubicBezTo>
                                  <a:pt x="290703" y="199390"/>
                                  <a:pt x="291846" y="200914"/>
                                  <a:pt x="292862" y="202057"/>
                                </a:cubicBezTo>
                                <a:cubicBezTo>
                                  <a:pt x="293878" y="203453"/>
                                  <a:pt x="294513" y="204724"/>
                                  <a:pt x="295148" y="206121"/>
                                </a:cubicBezTo>
                                <a:cubicBezTo>
                                  <a:pt x="295656" y="207390"/>
                                  <a:pt x="296164" y="208788"/>
                                  <a:pt x="296672" y="210947"/>
                                </a:cubicBezTo>
                                <a:cubicBezTo>
                                  <a:pt x="297180" y="213233"/>
                                  <a:pt x="297307" y="216915"/>
                                  <a:pt x="297307" y="221996"/>
                                </a:cubicBezTo>
                                <a:cubicBezTo>
                                  <a:pt x="297561" y="227202"/>
                                  <a:pt x="296418" y="233045"/>
                                  <a:pt x="295275" y="239395"/>
                                </a:cubicBezTo>
                                <a:cubicBezTo>
                                  <a:pt x="293878" y="245745"/>
                                  <a:pt x="291465" y="252349"/>
                                  <a:pt x="288417" y="259334"/>
                                </a:cubicBezTo>
                                <a:cubicBezTo>
                                  <a:pt x="285115" y="266065"/>
                                  <a:pt x="280289" y="272288"/>
                                  <a:pt x="274320" y="278384"/>
                                </a:cubicBezTo>
                                <a:cubicBezTo>
                                  <a:pt x="263906" y="288671"/>
                                  <a:pt x="251968" y="295402"/>
                                  <a:pt x="238379" y="298196"/>
                                </a:cubicBezTo>
                                <a:cubicBezTo>
                                  <a:pt x="231458" y="299593"/>
                                  <a:pt x="224250" y="300196"/>
                                  <a:pt x="216741" y="299831"/>
                                </a:cubicBezTo>
                                <a:cubicBezTo>
                                  <a:pt x="209233" y="299466"/>
                                  <a:pt x="201422" y="298132"/>
                                  <a:pt x="193294" y="295656"/>
                                </a:cubicBezTo>
                                <a:cubicBezTo>
                                  <a:pt x="176784" y="290830"/>
                                  <a:pt x="159258" y="282702"/>
                                  <a:pt x="140716" y="270256"/>
                                </a:cubicBezTo>
                                <a:cubicBezTo>
                                  <a:pt x="122174" y="257937"/>
                                  <a:pt x="102870" y="241935"/>
                                  <a:pt x="82804" y="221742"/>
                                </a:cubicBezTo>
                                <a:cubicBezTo>
                                  <a:pt x="62230" y="201168"/>
                                  <a:pt x="45593" y="180975"/>
                                  <a:pt x="32766" y="161417"/>
                                </a:cubicBezTo>
                                <a:cubicBezTo>
                                  <a:pt x="19812" y="142113"/>
                                  <a:pt x="11303" y="123571"/>
                                  <a:pt x="5969" y="106045"/>
                                </a:cubicBezTo>
                                <a:cubicBezTo>
                                  <a:pt x="762" y="88900"/>
                                  <a:pt x="0" y="73025"/>
                                  <a:pt x="2540" y="58420"/>
                                </a:cubicBezTo>
                                <a:cubicBezTo>
                                  <a:pt x="4953" y="43942"/>
                                  <a:pt x="11684" y="31623"/>
                                  <a:pt x="22098" y="21209"/>
                                </a:cubicBezTo>
                                <a:cubicBezTo>
                                  <a:pt x="26543" y="16637"/>
                                  <a:pt x="31750" y="12573"/>
                                  <a:pt x="37338" y="9778"/>
                                </a:cubicBezTo>
                                <a:cubicBezTo>
                                  <a:pt x="42926" y="6858"/>
                                  <a:pt x="48768" y="4445"/>
                                  <a:pt x="54610" y="2921"/>
                                </a:cubicBezTo>
                                <a:cubicBezTo>
                                  <a:pt x="60452" y="1270"/>
                                  <a:pt x="66040" y="127"/>
                                  <a:pt x="71628" y="127"/>
                                </a:cubicBezTo>
                                <a:close/>
                              </a:path>
                            </a:pathLst>
                          </a:custGeom>
                          <a:solidFill>
                            <a:srgbClr val="FF0000">
                              <a:alpha val="50196"/>
                            </a:srgbClr>
                          </a:solidFill>
                          <a:ln w="0" cap="flat">
                            <a:noFill/>
                            <a:miter lim="127000"/>
                          </a:ln>
                          <a:effectLst/>
                        </wps:spPr>
                        <wps:bodyPr/>
                      </wps:wsp>
                      <wps:wsp>
                        <wps:cNvPr id="56" name="Shape 658"/>
                        <wps:cNvSpPr/>
                        <wps:spPr>
                          <a:xfrm>
                            <a:off x="5859145" y="1576450"/>
                            <a:ext cx="118682" cy="216545"/>
                          </a:xfrm>
                          <a:custGeom>
                            <a:avLst/>
                            <a:gdLst/>
                            <a:ahLst/>
                            <a:cxnLst/>
                            <a:rect l="0" t="0" r="0" b="0"/>
                            <a:pathLst>
                              <a:path w="118682" h="216545">
                                <a:moveTo>
                                  <a:pt x="25908" y="508"/>
                                </a:moveTo>
                                <a:cubicBezTo>
                                  <a:pt x="27432" y="888"/>
                                  <a:pt x="29210" y="1777"/>
                                  <a:pt x="30861" y="2794"/>
                                </a:cubicBezTo>
                                <a:lnTo>
                                  <a:pt x="118682" y="57652"/>
                                </a:lnTo>
                                <a:lnTo>
                                  <a:pt x="118682" y="93027"/>
                                </a:lnTo>
                                <a:lnTo>
                                  <a:pt x="42799" y="44958"/>
                                </a:lnTo>
                                <a:cubicBezTo>
                                  <a:pt x="42799" y="44958"/>
                                  <a:pt x="42799" y="45085"/>
                                  <a:pt x="42799" y="45085"/>
                                </a:cubicBezTo>
                                <a:lnTo>
                                  <a:pt x="118682" y="164000"/>
                                </a:lnTo>
                                <a:lnTo>
                                  <a:pt x="118682" y="216545"/>
                                </a:lnTo>
                                <a:lnTo>
                                  <a:pt x="2667" y="30607"/>
                                </a:lnTo>
                                <a:cubicBezTo>
                                  <a:pt x="1651" y="29083"/>
                                  <a:pt x="889" y="27432"/>
                                  <a:pt x="508" y="25908"/>
                                </a:cubicBezTo>
                                <a:cubicBezTo>
                                  <a:pt x="0" y="24384"/>
                                  <a:pt x="127" y="23113"/>
                                  <a:pt x="635" y="21462"/>
                                </a:cubicBezTo>
                                <a:cubicBezTo>
                                  <a:pt x="1016" y="19938"/>
                                  <a:pt x="2159" y="18161"/>
                                  <a:pt x="3429" y="16383"/>
                                </a:cubicBezTo>
                                <a:cubicBezTo>
                                  <a:pt x="4953" y="14605"/>
                                  <a:pt x="6858" y="12573"/>
                                  <a:pt x="9398" y="10160"/>
                                </a:cubicBezTo>
                                <a:cubicBezTo>
                                  <a:pt x="11938" y="7620"/>
                                  <a:pt x="14097" y="5334"/>
                                  <a:pt x="16002" y="3810"/>
                                </a:cubicBezTo>
                                <a:cubicBezTo>
                                  <a:pt x="17907" y="2286"/>
                                  <a:pt x="19685" y="1270"/>
                                  <a:pt x="21336" y="762"/>
                                </a:cubicBezTo>
                                <a:cubicBezTo>
                                  <a:pt x="22987" y="253"/>
                                  <a:pt x="24384" y="0"/>
                                  <a:pt x="25908" y="508"/>
                                </a:cubicBezTo>
                                <a:close/>
                              </a:path>
                            </a:pathLst>
                          </a:custGeom>
                          <a:solidFill>
                            <a:srgbClr val="FF0000">
                              <a:alpha val="50196"/>
                            </a:srgbClr>
                          </a:solidFill>
                          <a:ln w="0" cap="flat">
                            <a:noFill/>
                            <a:miter lim="127000"/>
                          </a:ln>
                          <a:effectLst/>
                        </wps:spPr>
                        <wps:bodyPr/>
                      </wps:wsp>
                      <wps:wsp>
                        <wps:cNvPr id="57" name="Shape 659"/>
                        <wps:cNvSpPr/>
                        <wps:spPr>
                          <a:xfrm>
                            <a:off x="5977827" y="1634102"/>
                            <a:ext cx="207708" cy="268357"/>
                          </a:xfrm>
                          <a:custGeom>
                            <a:avLst/>
                            <a:gdLst/>
                            <a:ahLst/>
                            <a:cxnLst/>
                            <a:rect l="0" t="0" r="0" b="0"/>
                            <a:pathLst>
                              <a:path w="207708" h="268357">
                                <a:moveTo>
                                  <a:pt x="0" y="0"/>
                                </a:moveTo>
                                <a:lnTo>
                                  <a:pt x="196405" y="122687"/>
                                </a:lnTo>
                                <a:cubicBezTo>
                                  <a:pt x="199961" y="124847"/>
                                  <a:pt x="202374" y="126624"/>
                                  <a:pt x="204280" y="128275"/>
                                </a:cubicBezTo>
                                <a:cubicBezTo>
                                  <a:pt x="206057" y="129926"/>
                                  <a:pt x="206946" y="131705"/>
                                  <a:pt x="207328" y="133229"/>
                                </a:cubicBezTo>
                                <a:cubicBezTo>
                                  <a:pt x="207708" y="134880"/>
                                  <a:pt x="207201" y="136531"/>
                                  <a:pt x="205804" y="138182"/>
                                </a:cubicBezTo>
                                <a:cubicBezTo>
                                  <a:pt x="204406" y="139960"/>
                                  <a:pt x="202629" y="142119"/>
                                  <a:pt x="200089" y="144785"/>
                                </a:cubicBezTo>
                                <a:cubicBezTo>
                                  <a:pt x="197548" y="147325"/>
                                  <a:pt x="195643" y="149231"/>
                                  <a:pt x="193866" y="150500"/>
                                </a:cubicBezTo>
                                <a:cubicBezTo>
                                  <a:pt x="192088" y="151898"/>
                                  <a:pt x="190564" y="152660"/>
                                  <a:pt x="189293" y="152786"/>
                                </a:cubicBezTo>
                                <a:cubicBezTo>
                                  <a:pt x="188023" y="153295"/>
                                  <a:pt x="187007" y="153295"/>
                                  <a:pt x="185865" y="152786"/>
                                </a:cubicBezTo>
                                <a:cubicBezTo>
                                  <a:pt x="184721" y="152406"/>
                                  <a:pt x="183324" y="151771"/>
                                  <a:pt x="181801" y="151009"/>
                                </a:cubicBezTo>
                                <a:cubicBezTo>
                                  <a:pt x="157163" y="135260"/>
                                  <a:pt x="132270" y="119894"/>
                                  <a:pt x="107632" y="104146"/>
                                </a:cubicBezTo>
                                <a:cubicBezTo>
                                  <a:pt x="85661" y="126117"/>
                                  <a:pt x="63564" y="148214"/>
                                  <a:pt x="41466" y="170312"/>
                                </a:cubicBezTo>
                                <a:cubicBezTo>
                                  <a:pt x="57341" y="194443"/>
                                  <a:pt x="72580" y="218826"/>
                                  <a:pt x="88329" y="243084"/>
                                </a:cubicBezTo>
                                <a:cubicBezTo>
                                  <a:pt x="89217" y="244481"/>
                                  <a:pt x="89726" y="245877"/>
                                  <a:pt x="90233" y="246894"/>
                                </a:cubicBezTo>
                                <a:cubicBezTo>
                                  <a:pt x="90742" y="248290"/>
                                  <a:pt x="90742" y="249434"/>
                                  <a:pt x="90615" y="250831"/>
                                </a:cubicBezTo>
                                <a:cubicBezTo>
                                  <a:pt x="90488" y="252355"/>
                                  <a:pt x="89726" y="253879"/>
                                  <a:pt x="88582" y="255402"/>
                                </a:cubicBezTo>
                                <a:cubicBezTo>
                                  <a:pt x="87185" y="257054"/>
                                  <a:pt x="85661" y="259085"/>
                                  <a:pt x="83376" y="261498"/>
                                </a:cubicBezTo>
                                <a:cubicBezTo>
                                  <a:pt x="80963" y="263785"/>
                                  <a:pt x="78804" y="265562"/>
                                  <a:pt x="77153" y="266833"/>
                                </a:cubicBezTo>
                                <a:cubicBezTo>
                                  <a:pt x="75120" y="267975"/>
                                  <a:pt x="73596" y="268357"/>
                                  <a:pt x="72072" y="268230"/>
                                </a:cubicBezTo>
                                <a:cubicBezTo>
                                  <a:pt x="70548" y="267722"/>
                                  <a:pt x="68770" y="266833"/>
                                  <a:pt x="67119" y="264927"/>
                                </a:cubicBezTo>
                                <a:cubicBezTo>
                                  <a:pt x="65468" y="263149"/>
                                  <a:pt x="63691" y="260736"/>
                                  <a:pt x="61405" y="257308"/>
                                </a:cubicBezTo>
                                <a:lnTo>
                                  <a:pt x="0" y="158893"/>
                                </a:lnTo>
                                <a:lnTo>
                                  <a:pt x="0" y="106348"/>
                                </a:lnTo>
                                <a:lnTo>
                                  <a:pt x="20638" y="138689"/>
                                </a:lnTo>
                                <a:cubicBezTo>
                                  <a:pt x="38926" y="120401"/>
                                  <a:pt x="57467" y="101860"/>
                                  <a:pt x="75882" y="83445"/>
                                </a:cubicBezTo>
                                <a:lnTo>
                                  <a:pt x="0" y="35375"/>
                                </a:lnTo>
                                <a:lnTo>
                                  <a:pt x="0" y="0"/>
                                </a:lnTo>
                                <a:close/>
                              </a:path>
                            </a:pathLst>
                          </a:custGeom>
                          <a:solidFill>
                            <a:srgbClr val="FF0000">
                              <a:alpha val="50196"/>
                            </a:srgbClr>
                          </a:solidFill>
                          <a:ln w="0" cap="flat">
                            <a:noFill/>
                            <a:miter lim="127000"/>
                          </a:ln>
                          <a:effectLst/>
                        </wps:spPr>
                        <wps:bodyPr/>
                      </wps:wsp>
                      <wps:wsp>
                        <wps:cNvPr id="58" name="Rectangle 673"/>
                        <wps:cNvSpPr/>
                        <wps:spPr>
                          <a:xfrm>
                            <a:off x="571818" y="429512"/>
                            <a:ext cx="61078" cy="275271"/>
                          </a:xfrm>
                          <a:prstGeom prst="rect">
                            <a:avLst/>
                          </a:prstGeom>
                          <a:ln>
                            <a:noFill/>
                          </a:ln>
                        </wps:spPr>
                        <wps:txbx>
                          <w:txbxContent>
                            <w:p w14:paraId="6F7EA229" w14:textId="77777777" w:rsidR="00272DF6" w:rsidRDefault="00272DF6" w:rsidP="00E524E8">
                              <w:r>
                                <w:rPr>
                                  <w:color w:val="2E74B5"/>
                                  <w:sz w:val="32"/>
                                </w:rPr>
                                <w:t xml:space="preserve"> </w:t>
                              </w:r>
                            </w:p>
                          </w:txbxContent>
                        </wps:txbx>
                        <wps:bodyPr horzOverflow="overflow" lIns="0" tIns="0" rIns="0" bIns="0" rtlCol="0">
                          <a:noAutofit/>
                        </wps:bodyPr>
                      </wps:wsp>
                      <wps:wsp>
                        <wps:cNvPr id="59" name="Rectangle 674"/>
                        <wps:cNvSpPr/>
                        <wps:spPr>
                          <a:xfrm>
                            <a:off x="617538" y="429512"/>
                            <a:ext cx="61078" cy="275271"/>
                          </a:xfrm>
                          <a:prstGeom prst="rect">
                            <a:avLst/>
                          </a:prstGeom>
                          <a:ln>
                            <a:noFill/>
                          </a:ln>
                        </wps:spPr>
                        <wps:txbx>
                          <w:txbxContent>
                            <w:p w14:paraId="2E1FD8B1" w14:textId="77777777" w:rsidR="00272DF6" w:rsidRDefault="00272DF6" w:rsidP="00E524E8">
                              <w:r>
                                <w:rPr>
                                  <w:color w:val="2E74B5"/>
                                  <w:sz w:val="32"/>
                                </w:rPr>
                                <w:t xml:space="preserve"> </w:t>
                              </w:r>
                            </w:p>
                          </w:txbxContent>
                        </wps:txbx>
                        <wps:bodyPr horzOverflow="overflow" lIns="0" tIns="0" rIns="0" bIns="0" rtlCol="0">
                          <a:noAutofit/>
                        </wps:bodyPr>
                      </wps:wsp>
                      <wps:wsp>
                        <wps:cNvPr id="60" name="Rectangle 675"/>
                        <wps:cNvSpPr/>
                        <wps:spPr>
                          <a:xfrm>
                            <a:off x="571818" y="659891"/>
                            <a:ext cx="65700" cy="263668"/>
                          </a:xfrm>
                          <a:prstGeom prst="rect">
                            <a:avLst/>
                          </a:prstGeom>
                          <a:ln>
                            <a:noFill/>
                          </a:ln>
                        </wps:spPr>
                        <wps:txbx>
                          <w:txbxContent>
                            <w:p w14:paraId="2E38FB5E"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61" name="Rectangle 676"/>
                        <wps:cNvSpPr/>
                        <wps:spPr>
                          <a:xfrm>
                            <a:off x="1229995" y="964691"/>
                            <a:ext cx="1457351" cy="263668"/>
                          </a:xfrm>
                          <a:prstGeom prst="rect">
                            <a:avLst/>
                          </a:prstGeom>
                          <a:ln>
                            <a:noFill/>
                          </a:ln>
                        </wps:spPr>
                        <wps:txbx>
                          <w:txbxContent>
                            <w:p w14:paraId="14C97E5A" w14:textId="77777777" w:rsidR="00272DF6" w:rsidRDefault="00272DF6" w:rsidP="00E524E8">
                              <w:r>
                                <w:rPr>
                                  <w:rFonts w:ascii="Arial" w:eastAsia="Arial" w:hAnsi="Arial" w:cs="Arial"/>
                                  <w:b/>
                                  <w:sz w:val="28"/>
                                </w:rPr>
                                <w:t>INSTITUTO T</w:t>
                              </w:r>
                            </w:p>
                          </w:txbxContent>
                        </wps:txbx>
                        <wps:bodyPr horzOverflow="overflow" lIns="0" tIns="0" rIns="0" bIns="0" rtlCol="0">
                          <a:noAutofit/>
                        </wps:bodyPr>
                      </wps:wsp>
                      <wps:wsp>
                        <wps:cNvPr id="62" name="Rectangle 677"/>
                        <wps:cNvSpPr/>
                        <wps:spPr>
                          <a:xfrm>
                            <a:off x="2327529" y="964691"/>
                            <a:ext cx="4608681" cy="263668"/>
                          </a:xfrm>
                          <a:prstGeom prst="rect">
                            <a:avLst/>
                          </a:prstGeom>
                          <a:ln>
                            <a:noFill/>
                          </a:ln>
                        </wps:spPr>
                        <wps:txbx>
                          <w:txbxContent>
                            <w:p w14:paraId="6EAE539C" w14:textId="77777777" w:rsidR="00272DF6" w:rsidRDefault="00272DF6" w:rsidP="00E524E8">
                              <w:r>
                                <w:rPr>
                                  <w:rFonts w:ascii="Arial" w:eastAsia="Arial" w:hAnsi="Arial" w:cs="Arial"/>
                                  <w:b/>
                                  <w:sz w:val="28"/>
                                </w:rPr>
                                <w:t>ÉCNICO PRIVADO DE SAÚDE MUALACA</w:t>
                              </w:r>
                            </w:p>
                          </w:txbxContent>
                        </wps:txbx>
                        <wps:bodyPr horzOverflow="overflow" lIns="0" tIns="0" rIns="0" bIns="0" rtlCol="0">
                          <a:noAutofit/>
                        </wps:bodyPr>
                      </wps:wsp>
                      <wps:wsp>
                        <wps:cNvPr id="63" name="Rectangle 678"/>
                        <wps:cNvSpPr/>
                        <wps:spPr>
                          <a:xfrm>
                            <a:off x="5795645" y="964691"/>
                            <a:ext cx="65700" cy="263668"/>
                          </a:xfrm>
                          <a:prstGeom prst="rect">
                            <a:avLst/>
                          </a:prstGeom>
                          <a:ln>
                            <a:noFill/>
                          </a:ln>
                        </wps:spPr>
                        <wps:txbx>
                          <w:txbxContent>
                            <w:p w14:paraId="60FCF9E3"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24" name="Rectangle 12908"/>
                        <wps:cNvSpPr/>
                        <wps:spPr>
                          <a:xfrm>
                            <a:off x="574358" y="1272285"/>
                            <a:ext cx="3734358" cy="263668"/>
                          </a:xfrm>
                          <a:prstGeom prst="rect">
                            <a:avLst/>
                          </a:prstGeom>
                          <a:ln>
                            <a:noFill/>
                          </a:ln>
                        </wps:spPr>
                        <wps:txbx>
                          <w:txbxContent>
                            <w:p w14:paraId="23DAAE3D" w14:textId="77777777" w:rsidR="00272DF6" w:rsidRDefault="00272DF6" w:rsidP="00E524E8">
                              <w:r>
                                <w:rPr>
                                  <w:rFonts w:ascii="Arial" w:eastAsia="Arial" w:hAnsi="Arial" w:cs="Arial"/>
                                  <w:b/>
                                  <w:sz w:val="28"/>
                                  <w:u w:val="single" w:color="000000"/>
                                </w:rPr>
                                <w:t xml:space="preserve">LIC. N º 16/2024, AO ABRIGO DO </w:t>
                              </w:r>
                            </w:p>
                          </w:txbxContent>
                        </wps:txbx>
                        <wps:bodyPr horzOverflow="overflow" lIns="0" tIns="0" rIns="0" bIns="0" rtlCol="0">
                          <a:noAutofit/>
                        </wps:bodyPr>
                      </wps:wsp>
                      <wps:wsp>
                        <wps:cNvPr id="1025" name="Rectangle 12909"/>
                        <wps:cNvSpPr/>
                        <wps:spPr>
                          <a:xfrm>
                            <a:off x="3384550" y="1272285"/>
                            <a:ext cx="3369005" cy="263668"/>
                          </a:xfrm>
                          <a:prstGeom prst="rect">
                            <a:avLst/>
                          </a:prstGeom>
                          <a:ln>
                            <a:noFill/>
                          </a:ln>
                        </wps:spPr>
                        <wps:txbx>
                          <w:txbxContent>
                            <w:p w14:paraId="1F79A619" w14:textId="77777777" w:rsidR="00272DF6" w:rsidRDefault="00272DF6" w:rsidP="00E524E8">
                              <w:r>
                                <w:rPr>
                                  <w:rFonts w:ascii="Arial" w:eastAsia="Arial" w:hAnsi="Arial" w:cs="Arial"/>
                                  <w:b/>
                                  <w:sz w:val="28"/>
                                  <w:u w:val="single" w:color="000000"/>
                                </w:rPr>
                                <w:t xml:space="preserve">DECRETO PRESIDENCIAL Nº </w:t>
                              </w:r>
                            </w:p>
                          </w:txbxContent>
                        </wps:txbx>
                        <wps:bodyPr horzOverflow="overflow" lIns="0" tIns="0" rIns="0" bIns="0" rtlCol="0">
                          <a:noAutofit/>
                        </wps:bodyPr>
                      </wps:wsp>
                      <wps:wsp>
                        <wps:cNvPr id="1026" name="Rectangle 12913"/>
                        <wps:cNvSpPr/>
                        <wps:spPr>
                          <a:xfrm>
                            <a:off x="6117819" y="1272285"/>
                            <a:ext cx="65700" cy="263668"/>
                          </a:xfrm>
                          <a:prstGeom prst="rect">
                            <a:avLst/>
                          </a:prstGeom>
                          <a:ln>
                            <a:noFill/>
                          </a:ln>
                        </wps:spPr>
                        <wps:txbx>
                          <w:txbxContent>
                            <w:p w14:paraId="44B975D9" w14:textId="77777777" w:rsidR="00272DF6" w:rsidRDefault="00272DF6" w:rsidP="00E524E8">
                              <w:r>
                                <w:rPr>
                                  <w:rFonts w:ascii="Arial" w:eastAsia="Arial" w:hAnsi="Arial" w:cs="Arial"/>
                                  <w:b/>
                                  <w:sz w:val="28"/>
                                  <w:u w:val="single" w:color="000000"/>
                                </w:rPr>
                                <w:t>/</w:t>
                              </w:r>
                            </w:p>
                          </w:txbxContent>
                        </wps:txbx>
                        <wps:bodyPr horzOverflow="overflow" lIns="0" tIns="0" rIns="0" bIns="0" rtlCol="0">
                          <a:noAutofit/>
                        </wps:bodyPr>
                      </wps:wsp>
                      <wps:wsp>
                        <wps:cNvPr id="1027" name="Rectangle 12911"/>
                        <wps:cNvSpPr/>
                        <wps:spPr>
                          <a:xfrm>
                            <a:off x="5920105" y="1272285"/>
                            <a:ext cx="262996" cy="263668"/>
                          </a:xfrm>
                          <a:prstGeom prst="rect">
                            <a:avLst/>
                          </a:prstGeom>
                          <a:ln>
                            <a:noFill/>
                          </a:ln>
                        </wps:spPr>
                        <wps:txbx>
                          <w:txbxContent>
                            <w:p w14:paraId="643FE7E3" w14:textId="77777777" w:rsidR="00272DF6" w:rsidRDefault="00272DF6" w:rsidP="00E524E8">
                              <w:r>
                                <w:rPr>
                                  <w:rFonts w:ascii="Arial" w:eastAsia="Arial" w:hAnsi="Arial" w:cs="Arial"/>
                                  <w:b/>
                                  <w:sz w:val="28"/>
                                  <w:u w:val="single" w:color="000000"/>
                                </w:rPr>
                                <w:t>37</w:t>
                              </w:r>
                            </w:p>
                          </w:txbxContent>
                        </wps:txbx>
                        <wps:bodyPr horzOverflow="overflow" lIns="0" tIns="0" rIns="0" bIns="0" rtlCol="0">
                          <a:noAutofit/>
                        </wps:bodyPr>
                      </wps:wsp>
                      <wps:wsp>
                        <wps:cNvPr id="1028" name="Rectangle 12912"/>
                        <wps:cNvSpPr/>
                        <wps:spPr>
                          <a:xfrm>
                            <a:off x="6166536" y="1272285"/>
                            <a:ext cx="262995" cy="263668"/>
                          </a:xfrm>
                          <a:prstGeom prst="rect">
                            <a:avLst/>
                          </a:prstGeom>
                          <a:ln>
                            <a:noFill/>
                          </a:ln>
                        </wps:spPr>
                        <wps:txbx>
                          <w:txbxContent>
                            <w:p w14:paraId="2CB0A82C" w14:textId="77777777" w:rsidR="00272DF6" w:rsidRDefault="00272DF6" w:rsidP="00E524E8">
                              <w:r>
                                <w:rPr>
                                  <w:rFonts w:ascii="Arial" w:eastAsia="Arial" w:hAnsi="Arial" w:cs="Arial"/>
                                  <w:b/>
                                  <w:sz w:val="28"/>
                                  <w:u w:val="single" w:color="000000"/>
                                </w:rPr>
                                <w:t>23</w:t>
                              </w:r>
                            </w:p>
                          </w:txbxContent>
                        </wps:txbx>
                        <wps:bodyPr horzOverflow="overflow" lIns="0" tIns="0" rIns="0" bIns="0" rtlCol="0">
                          <a:noAutofit/>
                        </wps:bodyPr>
                      </wps:wsp>
                      <wps:wsp>
                        <wps:cNvPr id="1029" name="Rectangle 12910"/>
                        <wps:cNvSpPr/>
                        <wps:spPr>
                          <a:xfrm>
                            <a:off x="6364859" y="1272285"/>
                            <a:ext cx="65700" cy="263668"/>
                          </a:xfrm>
                          <a:prstGeom prst="rect">
                            <a:avLst/>
                          </a:prstGeom>
                          <a:ln>
                            <a:noFill/>
                          </a:ln>
                        </wps:spPr>
                        <wps:txbx>
                          <w:txbxContent>
                            <w:p w14:paraId="2E7C5F4E"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30" name="Rectangle 12916"/>
                        <wps:cNvSpPr/>
                        <wps:spPr>
                          <a:xfrm>
                            <a:off x="2535936" y="1579625"/>
                            <a:ext cx="396330" cy="263668"/>
                          </a:xfrm>
                          <a:prstGeom prst="rect">
                            <a:avLst/>
                          </a:prstGeom>
                          <a:ln>
                            <a:noFill/>
                          </a:ln>
                        </wps:spPr>
                        <wps:txbx>
                          <w:txbxContent>
                            <w:p w14:paraId="45CB3C7E" w14:textId="77777777" w:rsidR="00272DF6" w:rsidRDefault="00272DF6" w:rsidP="00E524E8">
                              <w:r>
                                <w:rPr>
                                  <w:rFonts w:ascii="Arial" w:eastAsia="Arial" w:hAnsi="Arial" w:cs="Arial"/>
                                  <w:b/>
                                  <w:sz w:val="28"/>
                                  <w:u w:val="single" w:color="000000"/>
                                </w:rPr>
                                <w:t xml:space="preserve">DE </w:t>
                              </w:r>
                            </w:p>
                          </w:txbxContent>
                        </wps:txbx>
                        <wps:bodyPr horzOverflow="overflow" lIns="0" tIns="0" rIns="0" bIns="0" rtlCol="0">
                          <a:noAutofit/>
                        </wps:bodyPr>
                      </wps:wsp>
                      <wps:wsp>
                        <wps:cNvPr id="1031" name="Rectangle 12914"/>
                        <wps:cNvSpPr/>
                        <wps:spPr>
                          <a:xfrm>
                            <a:off x="2833116" y="1579625"/>
                            <a:ext cx="263265" cy="263668"/>
                          </a:xfrm>
                          <a:prstGeom prst="rect">
                            <a:avLst/>
                          </a:prstGeom>
                          <a:ln>
                            <a:noFill/>
                          </a:ln>
                        </wps:spPr>
                        <wps:txbx>
                          <w:txbxContent>
                            <w:p w14:paraId="45CFF4C7" w14:textId="77777777" w:rsidR="00272DF6" w:rsidRDefault="00272DF6" w:rsidP="00E524E8">
                              <w:r>
                                <w:rPr>
                                  <w:rFonts w:ascii="Arial" w:eastAsia="Arial" w:hAnsi="Arial" w:cs="Arial"/>
                                  <w:b/>
                                  <w:sz w:val="28"/>
                                  <w:u w:val="single" w:color="000000"/>
                                </w:rPr>
                                <w:t>09</w:t>
                              </w:r>
                            </w:p>
                          </w:txbxContent>
                        </wps:txbx>
                        <wps:bodyPr horzOverflow="overflow" lIns="0" tIns="0" rIns="0" bIns="0" rtlCol="0">
                          <a:noAutofit/>
                        </wps:bodyPr>
                      </wps:wsp>
                      <wps:wsp>
                        <wps:cNvPr id="1032" name="Rectangle 12917"/>
                        <wps:cNvSpPr/>
                        <wps:spPr>
                          <a:xfrm>
                            <a:off x="3031109" y="1579625"/>
                            <a:ext cx="65700" cy="263668"/>
                          </a:xfrm>
                          <a:prstGeom prst="rect">
                            <a:avLst/>
                          </a:prstGeom>
                          <a:ln>
                            <a:noFill/>
                          </a:ln>
                        </wps:spPr>
                        <wps:txbx>
                          <w:txbxContent>
                            <w:p w14:paraId="337C2EE7" w14:textId="77777777" w:rsidR="00272DF6" w:rsidRDefault="00272DF6" w:rsidP="00E524E8">
                              <w:r>
                                <w:rPr>
                                  <w:rFonts w:ascii="Arial" w:eastAsia="Arial" w:hAnsi="Arial" w:cs="Arial"/>
                                  <w:b/>
                                  <w:sz w:val="28"/>
                                  <w:u w:val="single" w:color="000000"/>
                                </w:rPr>
                                <w:t xml:space="preserve"> </w:t>
                              </w:r>
                            </w:p>
                          </w:txbxContent>
                        </wps:txbx>
                        <wps:bodyPr horzOverflow="overflow" lIns="0" tIns="0" rIns="0" bIns="0" rtlCol="0">
                          <a:noAutofit/>
                        </wps:bodyPr>
                      </wps:wsp>
                      <wps:wsp>
                        <wps:cNvPr id="1033" name="Rectangle 12918"/>
                        <wps:cNvSpPr/>
                        <wps:spPr>
                          <a:xfrm>
                            <a:off x="3079750" y="1579625"/>
                            <a:ext cx="396330" cy="263668"/>
                          </a:xfrm>
                          <a:prstGeom prst="rect">
                            <a:avLst/>
                          </a:prstGeom>
                          <a:ln>
                            <a:noFill/>
                          </a:ln>
                        </wps:spPr>
                        <wps:txbx>
                          <w:txbxContent>
                            <w:p w14:paraId="72184DB3" w14:textId="77777777" w:rsidR="00272DF6" w:rsidRDefault="00272DF6" w:rsidP="00E524E8">
                              <w:r>
                                <w:rPr>
                                  <w:rFonts w:ascii="Arial" w:eastAsia="Arial" w:hAnsi="Arial" w:cs="Arial"/>
                                  <w:b/>
                                  <w:sz w:val="28"/>
                                  <w:u w:val="single" w:color="000000"/>
                                </w:rPr>
                                <w:t xml:space="preserve">DE </w:t>
                              </w:r>
                            </w:p>
                          </w:txbxContent>
                        </wps:txbx>
                        <wps:bodyPr horzOverflow="overflow" lIns="0" tIns="0" rIns="0" bIns="0" rtlCol="0">
                          <a:noAutofit/>
                        </wps:bodyPr>
                      </wps:wsp>
                      <wps:wsp>
                        <wps:cNvPr id="1036" name="Rectangle 12915"/>
                        <wps:cNvSpPr/>
                        <wps:spPr>
                          <a:xfrm>
                            <a:off x="3376930" y="1579625"/>
                            <a:ext cx="1368003" cy="263668"/>
                          </a:xfrm>
                          <a:prstGeom prst="rect">
                            <a:avLst/>
                          </a:prstGeom>
                          <a:ln>
                            <a:noFill/>
                          </a:ln>
                        </wps:spPr>
                        <wps:txbx>
                          <w:txbxContent>
                            <w:p w14:paraId="594B9682" w14:textId="77777777" w:rsidR="00272DF6" w:rsidRDefault="00272DF6" w:rsidP="00E524E8">
                              <w:r>
                                <w:rPr>
                                  <w:rFonts w:ascii="Arial" w:eastAsia="Arial" w:hAnsi="Arial" w:cs="Arial"/>
                                  <w:b/>
                                  <w:sz w:val="28"/>
                                  <w:u w:val="single" w:color="000000"/>
                                </w:rPr>
                                <w:t>FEVEREIRO</w:t>
                              </w:r>
                            </w:p>
                          </w:txbxContent>
                        </wps:txbx>
                        <wps:bodyPr horzOverflow="overflow" lIns="0" tIns="0" rIns="0" bIns="0" rtlCol="0">
                          <a:noAutofit/>
                        </wps:bodyPr>
                      </wps:wsp>
                      <wps:wsp>
                        <wps:cNvPr id="1037" name="Rectangle 689"/>
                        <wps:cNvSpPr/>
                        <wps:spPr>
                          <a:xfrm>
                            <a:off x="4403471" y="1579625"/>
                            <a:ext cx="65700" cy="263668"/>
                          </a:xfrm>
                          <a:prstGeom prst="rect">
                            <a:avLst/>
                          </a:prstGeom>
                          <a:ln>
                            <a:noFill/>
                          </a:ln>
                        </wps:spPr>
                        <wps:txbx>
                          <w:txbxContent>
                            <w:p w14:paraId="19C1BF7A"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38" name="Rectangle 691"/>
                        <wps:cNvSpPr/>
                        <wps:spPr>
                          <a:xfrm>
                            <a:off x="1108075" y="1963166"/>
                            <a:ext cx="3676895" cy="263668"/>
                          </a:xfrm>
                          <a:prstGeom prst="rect">
                            <a:avLst/>
                          </a:prstGeom>
                          <a:ln>
                            <a:noFill/>
                          </a:ln>
                        </wps:spPr>
                        <wps:txbx>
                          <w:txbxContent>
                            <w:p w14:paraId="527D2D88" w14:textId="77777777" w:rsidR="00272DF6" w:rsidRDefault="00272DF6" w:rsidP="00E524E8">
                              <w:r>
                                <w:rPr>
                                  <w:rFonts w:ascii="Arial" w:eastAsia="Arial" w:hAnsi="Arial" w:cs="Arial"/>
                                  <w:b/>
                                  <w:sz w:val="28"/>
                                </w:rPr>
                                <w:t xml:space="preserve">COORDENAÇÃO DE CURSO DE </w:t>
                              </w:r>
                            </w:p>
                          </w:txbxContent>
                        </wps:txbx>
                        <wps:bodyPr horzOverflow="overflow" lIns="0" tIns="0" rIns="0" bIns="0" rtlCol="0">
                          <a:noAutofit/>
                        </wps:bodyPr>
                      </wps:wsp>
                      <wps:wsp>
                        <wps:cNvPr id="1039" name="Rectangle 692"/>
                        <wps:cNvSpPr/>
                        <wps:spPr>
                          <a:xfrm>
                            <a:off x="3874770" y="1963166"/>
                            <a:ext cx="2594555" cy="263668"/>
                          </a:xfrm>
                          <a:prstGeom prst="rect">
                            <a:avLst/>
                          </a:prstGeom>
                          <a:ln>
                            <a:noFill/>
                          </a:ln>
                        </wps:spPr>
                        <wps:txbx>
                          <w:txbxContent>
                            <w:p w14:paraId="27045FB5" w14:textId="77777777" w:rsidR="00272DF6" w:rsidRDefault="00272DF6" w:rsidP="00E524E8">
                              <w:r>
                                <w:rPr>
                                  <w:rFonts w:ascii="Arial" w:eastAsia="Arial" w:hAnsi="Arial" w:cs="Arial"/>
                                  <w:b/>
                                  <w:sz w:val="28"/>
                                </w:rPr>
                                <w:t>ENFERMAGEM GERAL</w:t>
                              </w:r>
                            </w:p>
                          </w:txbxContent>
                        </wps:txbx>
                        <wps:bodyPr horzOverflow="overflow" lIns="0" tIns="0" rIns="0" bIns="0" rtlCol="0">
                          <a:noAutofit/>
                        </wps:bodyPr>
                      </wps:wsp>
                      <wps:wsp>
                        <wps:cNvPr id="1040" name="Rectangle 693"/>
                        <wps:cNvSpPr/>
                        <wps:spPr>
                          <a:xfrm>
                            <a:off x="5831205" y="1963166"/>
                            <a:ext cx="65700" cy="263668"/>
                          </a:xfrm>
                          <a:prstGeom prst="rect">
                            <a:avLst/>
                          </a:prstGeom>
                          <a:ln>
                            <a:noFill/>
                          </a:ln>
                        </wps:spPr>
                        <wps:txbx>
                          <w:txbxContent>
                            <w:p w14:paraId="2122F394"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41" name="Rectangle 12919"/>
                        <wps:cNvSpPr/>
                        <wps:spPr>
                          <a:xfrm>
                            <a:off x="3023616" y="2344166"/>
                            <a:ext cx="1182094" cy="263668"/>
                          </a:xfrm>
                          <a:prstGeom prst="rect">
                            <a:avLst/>
                          </a:prstGeom>
                          <a:ln>
                            <a:noFill/>
                          </a:ln>
                        </wps:spPr>
                        <wps:txbx>
                          <w:txbxContent>
                            <w:p w14:paraId="476C313E" w14:textId="77777777" w:rsidR="00272DF6" w:rsidRDefault="00272DF6" w:rsidP="00E524E8">
                              <w:r>
                                <w:rPr>
                                  <w:rFonts w:ascii="Arial" w:eastAsia="Arial" w:hAnsi="Arial" w:cs="Arial"/>
                                  <w:b/>
                                  <w:color w:val="00B050"/>
                                  <w:sz w:val="28"/>
                                  <w:u w:val="single" w:color="00B050"/>
                                </w:rPr>
                                <w:t>V VIVEIRO</w:t>
                              </w:r>
                            </w:p>
                          </w:txbxContent>
                        </wps:txbx>
                        <wps:bodyPr horzOverflow="overflow" lIns="0" tIns="0" rIns="0" bIns="0" rtlCol="0">
                          <a:noAutofit/>
                        </wps:bodyPr>
                      </wps:wsp>
                      <wps:wsp>
                        <wps:cNvPr id="1042" name="Rectangle 12920"/>
                        <wps:cNvSpPr/>
                        <wps:spPr>
                          <a:xfrm>
                            <a:off x="3912870" y="2344166"/>
                            <a:ext cx="65700" cy="263668"/>
                          </a:xfrm>
                          <a:prstGeom prst="rect">
                            <a:avLst/>
                          </a:prstGeom>
                          <a:ln>
                            <a:noFill/>
                          </a:ln>
                        </wps:spPr>
                        <wps:txbx>
                          <w:txbxContent>
                            <w:p w14:paraId="3CAEE4B4" w14:textId="77777777" w:rsidR="00272DF6" w:rsidRDefault="00272DF6" w:rsidP="00E524E8">
                              <w:r>
                                <w:rPr>
                                  <w:rFonts w:ascii="Arial" w:eastAsia="Arial" w:hAnsi="Arial" w:cs="Arial"/>
                                  <w:b/>
                                  <w:color w:val="00B050"/>
                                  <w:sz w:val="28"/>
                                </w:rPr>
                                <w:t xml:space="preserve"> </w:t>
                              </w:r>
                            </w:p>
                          </w:txbxContent>
                        </wps:txbx>
                        <wps:bodyPr horzOverflow="overflow" lIns="0" tIns="0" rIns="0" bIns="0" rtlCol="0">
                          <a:noAutofit/>
                        </wps:bodyPr>
                      </wps:wsp>
                      <wps:wsp>
                        <wps:cNvPr id="1043" name="Rectangle 697"/>
                        <wps:cNvSpPr/>
                        <wps:spPr>
                          <a:xfrm>
                            <a:off x="211138" y="2656967"/>
                            <a:ext cx="65700" cy="263668"/>
                          </a:xfrm>
                          <a:prstGeom prst="rect">
                            <a:avLst/>
                          </a:prstGeom>
                          <a:ln>
                            <a:noFill/>
                          </a:ln>
                        </wps:spPr>
                        <wps:txbx>
                          <w:txbxContent>
                            <w:p w14:paraId="3E70B78B"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44" name="Rectangle 698"/>
                        <wps:cNvSpPr/>
                        <wps:spPr>
                          <a:xfrm>
                            <a:off x="3468370" y="3040633"/>
                            <a:ext cx="56314" cy="226001"/>
                          </a:xfrm>
                          <a:prstGeom prst="rect">
                            <a:avLst/>
                          </a:prstGeom>
                          <a:ln>
                            <a:noFill/>
                          </a:ln>
                        </wps:spPr>
                        <wps:txbx>
                          <w:txbxContent>
                            <w:p w14:paraId="3971C032"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45" name="Rectangle 699"/>
                        <wps:cNvSpPr/>
                        <wps:spPr>
                          <a:xfrm>
                            <a:off x="571818" y="3378326"/>
                            <a:ext cx="855563" cy="263669"/>
                          </a:xfrm>
                          <a:prstGeom prst="rect">
                            <a:avLst/>
                          </a:prstGeom>
                          <a:ln>
                            <a:noFill/>
                          </a:ln>
                        </wps:spPr>
                        <wps:txbx>
                          <w:txbxContent>
                            <w:p w14:paraId="4A547E43" w14:textId="77777777" w:rsidR="00272DF6" w:rsidRDefault="00272DF6" w:rsidP="00E524E8">
                              <w:r>
                                <w:rPr>
                                  <w:rFonts w:ascii="Arial" w:eastAsia="Arial" w:hAnsi="Arial" w:cs="Arial"/>
                                  <w:b/>
                                  <w:sz w:val="28"/>
                                </w:rPr>
                                <w:t>TÍTULO</w:t>
                              </w:r>
                            </w:p>
                          </w:txbxContent>
                        </wps:txbx>
                        <wps:bodyPr horzOverflow="overflow" lIns="0" tIns="0" rIns="0" bIns="0" rtlCol="0">
                          <a:noAutofit/>
                        </wps:bodyPr>
                      </wps:wsp>
                      <wps:wsp>
                        <wps:cNvPr id="1046" name="Rectangle 700"/>
                        <wps:cNvSpPr/>
                        <wps:spPr>
                          <a:xfrm>
                            <a:off x="1214755" y="3378326"/>
                            <a:ext cx="65700" cy="263669"/>
                          </a:xfrm>
                          <a:prstGeom prst="rect">
                            <a:avLst/>
                          </a:prstGeom>
                          <a:ln>
                            <a:noFill/>
                          </a:ln>
                        </wps:spPr>
                        <wps:txbx>
                          <w:txbxContent>
                            <w:p w14:paraId="167A0551"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47" name="Rectangle 701"/>
                        <wps:cNvSpPr/>
                        <wps:spPr>
                          <a:xfrm>
                            <a:off x="1263015" y="3378326"/>
                            <a:ext cx="65700" cy="263669"/>
                          </a:xfrm>
                          <a:prstGeom prst="rect">
                            <a:avLst/>
                          </a:prstGeom>
                          <a:ln>
                            <a:noFill/>
                          </a:ln>
                        </wps:spPr>
                        <wps:txbx>
                          <w:txbxContent>
                            <w:p w14:paraId="1DAB2A39"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48" name="Rectangle 702"/>
                        <wps:cNvSpPr/>
                        <wps:spPr>
                          <a:xfrm>
                            <a:off x="571818" y="3761866"/>
                            <a:ext cx="56314" cy="226001"/>
                          </a:xfrm>
                          <a:prstGeom prst="rect">
                            <a:avLst/>
                          </a:prstGeom>
                          <a:ln>
                            <a:noFill/>
                          </a:ln>
                        </wps:spPr>
                        <wps:txbx>
                          <w:txbxContent>
                            <w:p w14:paraId="1D1126F3"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49" name="Rectangle 703"/>
                        <wps:cNvSpPr/>
                        <wps:spPr>
                          <a:xfrm>
                            <a:off x="3183890" y="4097654"/>
                            <a:ext cx="56248" cy="188335"/>
                          </a:xfrm>
                          <a:prstGeom prst="rect">
                            <a:avLst/>
                          </a:prstGeom>
                          <a:ln>
                            <a:noFill/>
                          </a:ln>
                        </wps:spPr>
                        <wps:txbx>
                          <w:txbxContent>
                            <w:p w14:paraId="1D8EC8DF" w14:textId="77777777" w:rsidR="00272DF6" w:rsidRDefault="00272DF6" w:rsidP="00E524E8">
                              <w:r>
                                <w:rPr>
                                  <w:rFonts w:ascii="Arial" w:eastAsia="Arial" w:hAnsi="Arial" w:cs="Arial"/>
                                  <w:b/>
                                  <w:sz w:val="20"/>
                                </w:rPr>
                                <w:t>(</w:t>
                              </w:r>
                            </w:p>
                          </w:txbxContent>
                        </wps:txbx>
                        <wps:bodyPr horzOverflow="overflow" lIns="0" tIns="0" rIns="0" bIns="0" rtlCol="0">
                          <a:noAutofit/>
                        </wps:bodyPr>
                      </wps:wsp>
                      <wps:wsp>
                        <wps:cNvPr id="1050" name="Rectangle 704"/>
                        <wps:cNvSpPr/>
                        <wps:spPr>
                          <a:xfrm>
                            <a:off x="3227070" y="4097654"/>
                            <a:ext cx="1288108" cy="188335"/>
                          </a:xfrm>
                          <a:prstGeom prst="rect">
                            <a:avLst/>
                          </a:prstGeom>
                          <a:ln>
                            <a:noFill/>
                          </a:ln>
                        </wps:spPr>
                        <wps:txbx>
                          <w:txbxContent>
                            <w:p w14:paraId="2CA6DD99" w14:textId="77777777" w:rsidR="00272DF6" w:rsidRDefault="00272DF6" w:rsidP="00E524E8">
                              <w:r>
                                <w:rPr>
                                  <w:rFonts w:ascii="Arial" w:eastAsia="Arial" w:hAnsi="Arial" w:cs="Arial"/>
                                  <w:b/>
                                  <w:sz w:val="20"/>
                                </w:rPr>
                                <w:t>RELATÓRIO DE</w:t>
                              </w:r>
                            </w:p>
                          </w:txbxContent>
                        </wps:txbx>
                        <wps:bodyPr horzOverflow="overflow" lIns="0" tIns="0" rIns="0" bIns="0" rtlCol="0">
                          <a:noAutofit/>
                        </wps:bodyPr>
                      </wps:wsp>
                      <wps:wsp>
                        <wps:cNvPr id="1051" name="Rectangle 705"/>
                        <wps:cNvSpPr/>
                        <wps:spPr>
                          <a:xfrm>
                            <a:off x="4195064" y="4097654"/>
                            <a:ext cx="46929" cy="188335"/>
                          </a:xfrm>
                          <a:prstGeom prst="rect">
                            <a:avLst/>
                          </a:prstGeom>
                          <a:ln>
                            <a:noFill/>
                          </a:ln>
                        </wps:spPr>
                        <wps:txbx>
                          <w:txbxContent>
                            <w:p w14:paraId="66ED3245" w14:textId="77777777" w:rsidR="00272DF6" w:rsidRDefault="00272DF6" w:rsidP="00E524E8">
                              <w:r>
                                <w:rPr>
                                  <w:rFonts w:ascii="Arial" w:eastAsia="Arial" w:hAnsi="Arial" w:cs="Arial"/>
                                  <w:b/>
                                  <w:sz w:val="20"/>
                                </w:rPr>
                                <w:t xml:space="preserve"> </w:t>
                              </w:r>
                            </w:p>
                          </w:txbxContent>
                        </wps:txbx>
                        <wps:bodyPr horzOverflow="overflow" lIns="0" tIns="0" rIns="0" bIns="0" rtlCol="0">
                          <a:noAutofit/>
                        </wps:bodyPr>
                      </wps:wsp>
                      <wps:wsp>
                        <wps:cNvPr id="1052" name="Rectangle 706"/>
                        <wps:cNvSpPr/>
                        <wps:spPr>
                          <a:xfrm>
                            <a:off x="4240784" y="4097654"/>
                            <a:ext cx="2869106" cy="188335"/>
                          </a:xfrm>
                          <a:prstGeom prst="rect">
                            <a:avLst/>
                          </a:prstGeom>
                          <a:ln>
                            <a:noFill/>
                          </a:ln>
                        </wps:spPr>
                        <wps:txbx>
                          <w:txbxContent>
                            <w:p w14:paraId="23ED1966" w14:textId="77777777" w:rsidR="00272DF6" w:rsidRDefault="00272DF6" w:rsidP="00E524E8">
                              <w:r>
                                <w:rPr>
                                  <w:rFonts w:ascii="Arial" w:eastAsia="Arial" w:hAnsi="Arial" w:cs="Arial"/>
                                  <w:b/>
                                  <w:sz w:val="20"/>
                                </w:rPr>
                                <w:t xml:space="preserve">FIM DE CURSO PARA OBTENÇÃO </w:t>
                              </w:r>
                            </w:p>
                          </w:txbxContent>
                        </wps:txbx>
                        <wps:bodyPr horzOverflow="overflow" lIns="0" tIns="0" rIns="0" bIns="0" rtlCol="0">
                          <a:noAutofit/>
                        </wps:bodyPr>
                      </wps:wsp>
                      <wps:wsp>
                        <wps:cNvPr id="1053" name="Rectangle 707"/>
                        <wps:cNvSpPr/>
                        <wps:spPr>
                          <a:xfrm>
                            <a:off x="3183890" y="4318634"/>
                            <a:ext cx="1871326" cy="188335"/>
                          </a:xfrm>
                          <a:prstGeom prst="rect">
                            <a:avLst/>
                          </a:prstGeom>
                          <a:ln>
                            <a:noFill/>
                          </a:ln>
                        </wps:spPr>
                        <wps:txbx>
                          <w:txbxContent>
                            <w:p w14:paraId="05230B22" w14:textId="77777777" w:rsidR="00272DF6" w:rsidRDefault="00272DF6" w:rsidP="00E524E8">
                              <w:r>
                                <w:rPr>
                                  <w:rFonts w:ascii="Arial" w:eastAsia="Arial" w:hAnsi="Arial" w:cs="Arial"/>
                                  <w:b/>
                                  <w:sz w:val="20"/>
                                </w:rPr>
                                <w:t>DO GRAU DE TÉCNICO</w:t>
                              </w:r>
                            </w:p>
                          </w:txbxContent>
                        </wps:txbx>
                        <wps:bodyPr horzOverflow="overflow" lIns="0" tIns="0" rIns="0" bIns="0" rtlCol="0">
                          <a:noAutofit/>
                        </wps:bodyPr>
                      </wps:wsp>
                      <wps:wsp>
                        <wps:cNvPr id="1054" name="Rectangle 708"/>
                        <wps:cNvSpPr/>
                        <wps:spPr>
                          <a:xfrm>
                            <a:off x="4591304" y="4318634"/>
                            <a:ext cx="56248" cy="188335"/>
                          </a:xfrm>
                          <a:prstGeom prst="rect">
                            <a:avLst/>
                          </a:prstGeom>
                          <a:ln>
                            <a:noFill/>
                          </a:ln>
                        </wps:spPr>
                        <wps:txbx>
                          <w:txbxContent>
                            <w:p w14:paraId="2F06941B" w14:textId="77777777" w:rsidR="00272DF6" w:rsidRDefault="00272DF6" w:rsidP="00E524E8">
                              <w:r>
                                <w:rPr>
                                  <w:rFonts w:ascii="Arial" w:eastAsia="Arial" w:hAnsi="Arial" w:cs="Arial"/>
                                  <w:b/>
                                  <w:sz w:val="20"/>
                                </w:rPr>
                                <w:t>-</w:t>
                              </w:r>
                            </w:p>
                          </w:txbxContent>
                        </wps:txbx>
                        <wps:bodyPr horzOverflow="overflow" lIns="0" tIns="0" rIns="0" bIns="0" rtlCol="0">
                          <a:noAutofit/>
                        </wps:bodyPr>
                      </wps:wsp>
                      <wps:wsp>
                        <wps:cNvPr id="1055" name="Rectangle 709"/>
                        <wps:cNvSpPr/>
                        <wps:spPr>
                          <a:xfrm>
                            <a:off x="4634484" y="4318634"/>
                            <a:ext cx="1264771" cy="188335"/>
                          </a:xfrm>
                          <a:prstGeom prst="rect">
                            <a:avLst/>
                          </a:prstGeom>
                          <a:ln>
                            <a:noFill/>
                          </a:ln>
                        </wps:spPr>
                        <wps:txbx>
                          <w:txbxContent>
                            <w:p w14:paraId="245666C2" w14:textId="77777777" w:rsidR="00272DF6" w:rsidRDefault="00272DF6" w:rsidP="00E524E8">
                              <w:r>
                                <w:rPr>
                                  <w:rFonts w:ascii="Arial" w:eastAsia="Arial" w:hAnsi="Arial" w:cs="Arial"/>
                                  <w:b/>
                                  <w:sz w:val="20"/>
                                </w:rPr>
                                <w:t>PROFISSIONAL</w:t>
                              </w:r>
                            </w:p>
                          </w:txbxContent>
                        </wps:txbx>
                        <wps:bodyPr horzOverflow="overflow" lIns="0" tIns="0" rIns="0" bIns="0" rtlCol="0">
                          <a:noAutofit/>
                        </wps:bodyPr>
                      </wps:wsp>
                      <wps:wsp>
                        <wps:cNvPr id="1056" name="Rectangle 710"/>
                        <wps:cNvSpPr/>
                        <wps:spPr>
                          <a:xfrm>
                            <a:off x="5587365" y="4318634"/>
                            <a:ext cx="46929" cy="188335"/>
                          </a:xfrm>
                          <a:prstGeom prst="rect">
                            <a:avLst/>
                          </a:prstGeom>
                          <a:ln>
                            <a:noFill/>
                          </a:ln>
                        </wps:spPr>
                        <wps:txbx>
                          <w:txbxContent>
                            <w:p w14:paraId="184A031C" w14:textId="77777777" w:rsidR="00272DF6" w:rsidRDefault="00272DF6" w:rsidP="00E524E8">
                              <w:r>
                                <w:rPr>
                                  <w:rFonts w:ascii="Arial" w:eastAsia="Arial" w:hAnsi="Arial" w:cs="Arial"/>
                                  <w:b/>
                                  <w:sz w:val="20"/>
                                </w:rPr>
                                <w:t xml:space="preserve"> </w:t>
                              </w:r>
                            </w:p>
                          </w:txbxContent>
                        </wps:txbx>
                        <wps:bodyPr horzOverflow="overflow" lIns="0" tIns="0" rIns="0" bIns="0" rtlCol="0">
                          <a:noAutofit/>
                        </wps:bodyPr>
                      </wps:wsp>
                      <wps:wsp>
                        <wps:cNvPr id="1057" name="Rectangle 711"/>
                        <wps:cNvSpPr/>
                        <wps:spPr>
                          <a:xfrm>
                            <a:off x="5620385" y="4318634"/>
                            <a:ext cx="1036404" cy="188335"/>
                          </a:xfrm>
                          <a:prstGeom prst="rect">
                            <a:avLst/>
                          </a:prstGeom>
                          <a:ln>
                            <a:noFill/>
                          </a:ln>
                        </wps:spPr>
                        <wps:txbx>
                          <w:txbxContent>
                            <w:p w14:paraId="64A30919" w14:textId="77777777" w:rsidR="00272DF6" w:rsidRDefault="00272DF6" w:rsidP="00E524E8">
                              <w:r>
                                <w:rPr>
                                  <w:rFonts w:ascii="Arial" w:eastAsia="Arial" w:hAnsi="Arial" w:cs="Arial"/>
                                  <w:b/>
                                  <w:sz w:val="20"/>
                                </w:rPr>
                                <w:t xml:space="preserve">EM CIÊNCIA </w:t>
                              </w:r>
                            </w:p>
                          </w:txbxContent>
                        </wps:txbx>
                        <wps:bodyPr horzOverflow="overflow" lIns="0" tIns="0" rIns="0" bIns="0" rtlCol="0">
                          <a:noAutofit/>
                        </wps:bodyPr>
                      </wps:wsp>
                      <wps:wsp>
                        <wps:cNvPr id="1058" name="Rectangle 712"/>
                        <wps:cNvSpPr/>
                        <wps:spPr>
                          <a:xfrm>
                            <a:off x="3183890" y="4537074"/>
                            <a:ext cx="1630291" cy="188335"/>
                          </a:xfrm>
                          <a:prstGeom prst="rect">
                            <a:avLst/>
                          </a:prstGeom>
                          <a:ln>
                            <a:noFill/>
                          </a:ln>
                        </wps:spPr>
                        <wps:txbx>
                          <w:txbxContent>
                            <w:p w14:paraId="00BBE969" w14:textId="77777777" w:rsidR="00272DF6" w:rsidRDefault="00272DF6" w:rsidP="00E524E8">
                              <w:r>
                                <w:rPr>
                                  <w:rFonts w:ascii="Arial" w:eastAsia="Arial" w:hAnsi="Arial" w:cs="Arial"/>
                                  <w:b/>
                                  <w:sz w:val="20"/>
                                </w:rPr>
                                <w:t xml:space="preserve">DE SAÚDE, OPÇÃO </w:t>
                              </w:r>
                            </w:p>
                          </w:txbxContent>
                        </wps:txbx>
                        <wps:bodyPr horzOverflow="overflow" lIns="0" tIns="0" rIns="0" bIns="0" rtlCol="0">
                          <a:noAutofit/>
                        </wps:bodyPr>
                      </wps:wsp>
                      <wps:wsp>
                        <wps:cNvPr id="1059" name="Rectangle 713"/>
                        <wps:cNvSpPr/>
                        <wps:spPr>
                          <a:xfrm>
                            <a:off x="4410964" y="4537074"/>
                            <a:ext cx="1859165" cy="188335"/>
                          </a:xfrm>
                          <a:prstGeom prst="rect">
                            <a:avLst/>
                          </a:prstGeom>
                          <a:ln>
                            <a:noFill/>
                          </a:ln>
                        </wps:spPr>
                        <wps:txbx>
                          <w:txbxContent>
                            <w:p w14:paraId="4FCA48BB" w14:textId="77777777" w:rsidR="00272DF6" w:rsidRDefault="00272DF6" w:rsidP="00E524E8">
                              <w:r>
                                <w:rPr>
                                  <w:rFonts w:ascii="Arial" w:eastAsia="Arial" w:hAnsi="Arial" w:cs="Arial"/>
                                  <w:b/>
                                  <w:sz w:val="20"/>
                                </w:rPr>
                                <w:t>ENFERMAGEM GERAL</w:t>
                              </w:r>
                            </w:p>
                          </w:txbxContent>
                        </wps:txbx>
                        <wps:bodyPr horzOverflow="overflow" lIns="0" tIns="0" rIns="0" bIns="0" rtlCol="0">
                          <a:noAutofit/>
                        </wps:bodyPr>
                      </wps:wsp>
                      <wps:wsp>
                        <wps:cNvPr id="1060" name="Rectangle 714"/>
                        <wps:cNvSpPr/>
                        <wps:spPr>
                          <a:xfrm>
                            <a:off x="5810885" y="4537074"/>
                            <a:ext cx="56248" cy="188335"/>
                          </a:xfrm>
                          <a:prstGeom prst="rect">
                            <a:avLst/>
                          </a:prstGeom>
                          <a:ln>
                            <a:noFill/>
                          </a:ln>
                        </wps:spPr>
                        <wps:txbx>
                          <w:txbxContent>
                            <w:p w14:paraId="40B8D5D9" w14:textId="77777777" w:rsidR="00272DF6" w:rsidRDefault="00272DF6" w:rsidP="00E524E8">
                              <w:r>
                                <w:rPr>
                                  <w:rFonts w:ascii="Arial" w:eastAsia="Arial" w:hAnsi="Arial" w:cs="Arial"/>
                                  <w:b/>
                                  <w:sz w:val="20"/>
                                </w:rPr>
                                <w:t>)</w:t>
                              </w:r>
                            </w:p>
                          </w:txbxContent>
                        </wps:txbx>
                        <wps:bodyPr horzOverflow="overflow" lIns="0" tIns="0" rIns="0" bIns="0" rtlCol="0">
                          <a:noAutofit/>
                        </wps:bodyPr>
                      </wps:wsp>
                      <wps:wsp>
                        <wps:cNvPr id="1061" name="Rectangle 715"/>
                        <wps:cNvSpPr/>
                        <wps:spPr>
                          <a:xfrm>
                            <a:off x="5851525" y="4537074"/>
                            <a:ext cx="46929" cy="188335"/>
                          </a:xfrm>
                          <a:prstGeom prst="rect">
                            <a:avLst/>
                          </a:prstGeom>
                          <a:ln>
                            <a:noFill/>
                          </a:ln>
                        </wps:spPr>
                        <wps:txbx>
                          <w:txbxContent>
                            <w:p w14:paraId="6A547FDE" w14:textId="77777777" w:rsidR="00272DF6" w:rsidRDefault="00272DF6" w:rsidP="00E524E8">
                              <w:r>
                                <w:rPr>
                                  <w:rFonts w:ascii="Arial" w:eastAsia="Arial" w:hAnsi="Arial" w:cs="Arial"/>
                                  <w:b/>
                                  <w:sz w:val="20"/>
                                </w:rPr>
                                <w:t xml:space="preserve"> </w:t>
                              </w:r>
                            </w:p>
                          </w:txbxContent>
                        </wps:txbx>
                        <wps:bodyPr horzOverflow="overflow" lIns="0" tIns="0" rIns="0" bIns="0" rtlCol="0">
                          <a:noAutofit/>
                        </wps:bodyPr>
                      </wps:wsp>
                      <wps:wsp>
                        <wps:cNvPr id="1062" name="Rectangle 716"/>
                        <wps:cNvSpPr/>
                        <wps:spPr>
                          <a:xfrm>
                            <a:off x="3183890" y="4831714"/>
                            <a:ext cx="46929" cy="188335"/>
                          </a:xfrm>
                          <a:prstGeom prst="rect">
                            <a:avLst/>
                          </a:prstGeom>
                          <a:ln>
                            <a:noFill/>
                          </a:ln>
                        </wps:spPr>
                        <wps:txbx>
                          <w:txbxContent>
                            <w:p w14:paraId="744974BE" w14:textId="77777777" w:rsidR="00272DF6" w:rsidRDefault="00272DF6" w:rsidP="00E524E8">
                              <w:r>
                                <w:rPr>
                                  <w:rFonts w:ascii="Arial" w:eastAsia="Arial" w:hAnsi="Arial" w:cs="Arial"/>
                                  <w:b/>
                                  <w:sz w:val="20"/>
                                </w:rPr>
                                <w:t xml:space="preserve"> </w:t>
                              </w:r>
                            </w:p>
                          </w:txbxContent>
                        </wps:txbx>
                        <wps:bodyPr horzOverflow="overflow" lIns="0" tIns="0" rIns="0" bIns="0" rtlCol="0">
                          <a:noAutofit/>
                        </wps:bodyPr>
                      </wps:wsp>
                      <wps:wsp>
                        <wps:cNvPr id="1063" name="Rectangle 717"/>
                        <wps:cNvSpPr/>
                        <wps:spPr>
                          <a:xfrm>
                            <a:off x="571818" y="5128640"/>
                            <a:ext cx="987279" cy="263669"/>
                          </a:xfrm>
                          <a:prstGeom prst="rect">
                            <a:avLst/>
                          </a:prstGeom>
                          <a:ln>
                            <a:noFill/>
                          </a:ln>
                        </wps:spPr>
                        <wps:txbx>
                          <w:txbxContent>
                            <w:p w14:paraId="3130DCA6" w14:textId="77777777" w:rsidR="00272DF6" w:rsidRDefault="00272DF6" w:rsidP="00E524E8">
                              <w:r>
                                <w:rPr>
                                  <w:rFonts w:ascii="Arial" w:eastAsia="Arial" w:hAnsi="Arial" w:cs="Arial"/>
                                  <w:b/>
                                  <w:sz w:val="28"/>
                                </w:rPr>
                                <w:t xml:space="preserve">AUTOR: </w:t>
                              </w:r>
                            </w:p>
                          </w:txbxContent>
                        </wps:txbx>
                        <wps:bodyPr horzOverflow="overflow" lIns="0" tIns="0" rIns="0" bIns="0" rtlCol="0">
                          <a:noAutofit/>
                        </wps:bodyPr>
                      </wps:wsp>
                      <wps:wsp>
                        <wps:cNvPr id="1064" name="Rectangle 718"/>
                        <wps:cNvSpPr/>
                        <wps:spPr>
                          <a:xfrm>
                            <a:off x="1313815" y="5128640"/>
                            <a:ext cx="65700" cy="263669"/>
                          </a:xfrm>
                          <a:prstGeom prst="rect">
                            <a:avLst/>
                          </a:prstGeom>
                          <a:ln>
                            <a:noFill/>
                          </a:ln>
                        </wps:spPr>
                        <wps:txbx>
                          <w:txbxContent>
                            <w:p w14:paraId="664E5512"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65" name="Rectangle 720"/>
                        <wps:cNvSpPr/>
                        <wps:spPr>
                          <a:xfrm>
                            <a:off x="1402715" y="5512434"/>
                            <a:ext cx="771811" cy="263669"/>
                          </a:xfrm>
                          <a:prstGeom prst="rect">
                            <a:avLst/>
                          </a:prstGeom>
                          <a:ln>
                            <a:noFill/>
                          </a:ln>
                        </wps:spPr>
                        <wps:txbx>
                          <w:txbxContent>
                            <w:p w14:paraId="534942B5" w14:textId="77777777" w:rsidR="00272DF6" w:rsidRDefault="00272DF6" w:rsidP="00E524E8">
                              <w:r>
                                <w:rPr>
                                  <w:rFonts w:ascii="Arial" w:eastAsia="Arial" w:hAnsi="Arial" w:cs="Arial"/>
                                  <w:b/>
                                  <w:sz w:val="28"/>
                                </w:rPr>
                                <w:t xml:space="preserve">Xavier </w:t>
                              </w:r>
                            </w:p>
                          </w:txbxContent>
                        </wps:txbx>
                        <wps:bodyPr horzOverflow="overflow" lIns="0" tIns="0" rIns="0" bIns="0" rtlCol="0">
                          <a:noAutofit/>
                        </wps:bodyPr>
                      </wps:wsp>
                      <wps:wsp>
                        <wps:cNvPr id="1066" name="Rectangle 721"/>
                        <wps:cNvSpPr/>
                        <wps:spPr>
                          <a:xfrm>
                            <a:off x="1981835" y="5512434"/>
                            <a:ext cx="3721628" cy="263669"/>
                          </a:xfrm>
                          <a:prstGeom prst="rect">
                            <a:avLst/>
                          </a:prstGeom>
                          <a:ln>
                            <a:noFill/>
                          </a:ln>
                        </wps:spPr>
                        <wps:txbx>
                          <w:txbxContent>
                            <w:p w14:paraId="23E5D177" w14:textId="77777777" w:rsidR="00272DF6" w:rsidRDefault="00272DF6" w:rsidP="00E524E8">
                              <w:r>
                                <w:rPr>
                                  <w:rFonts w:ascii="Arial" w:eastAsia="Arial" w:hAnsi="Arial" w:cs="Arial"/>
                                  <w:b/>
                                  <w:sz w:val="28"/>
                                </w:rPr>
                                <w:t>Fernando de Sousa Albuquerque</w:t>
                              </w:r>
                            </w:p>
                          </w:txbxContent>
                        </wps:txbx>
                        <wps:bodyPr horzOverflow="overflow" lIns="0" tIns="0" rIns="0" bIns="0" rtlCol="0">
                          <a:noAutofit/>
                        </wps:bodyPr>
                      </wps:wsp>
                      <wps:wsp>
                        <wps:cNvPr id="1067" name="Rectangle 722"/>
                        <wps:cNvSpPr/>
                        <wps:spPr>
                          <a:xfrm>
                            <a:off x="4781804" y="5512434"/>
                            <a:ext cx="65700" cy="263669"/>
                          </a:xfrm>
                          <a:prstGeom prst="rect">
                            <a:avLst/>
                          </a:prstGeom>
                          <a:ln>
                            <a:noFill/>
                          </a:ln>
                        </wps:spPr>
                        <wps:txbx>
                          <w:txbxContent>
                            <w:p w14:paraId="499D365D"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68" name="Rectangle 723"/>
                        <wps:cNvSpPr/>
                        <wps:spPr>
                          <a:xfrm>
                            <a:off x="571818" y="5896101"/>
                            <a:ext cx="65700" cy="263669"/>
                          </a:xfrm>
                          <a:prstGeom prst="rect">
                            <a:avLst/>
                          </a:prstGeom>
                          <a:ln>
                            <a:noFill/>
                          </a:ln>
                        </wps:spPr>
                        <wps:txbx>
                          <w:txbxContent>
                            <w:p w14:paraId="1328EC23"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69" name="Rectangle 724"/>
                        <wps:cNvSpPr/>
                        <wps:spPr>
                          <a:xfrm>
                            <a:off x="571818" y="6277228"/>
                            <a:ext cx="46929" cy="188335"/>
                          </a:xfrm>
                          <a:prstGeom prst="rect">
                            <a:avLst/>
                          </a:prstGeom>
                          <a:ln>
                            <a:noFill/>
                          </a:ln>
                        </wps:spPr>
                        <wps:txbx>
                          <w:txbxContent>
                            <w:p w14:paraId="73FB9044" w14:textId="77777777" w:rsidR="00272DF6" w:rsidRDefault="00272DF6" w:rsidP="00E524E8">
                              <w:r>
                                <w:rPr>
                                  <w:rFonts w:ascii="Arial" w:eastAsia="Arial" w:hAnsi="Arial" w:cs="Arial"/>
                                  <w:b/>
                                  <w:sz w:val="20"/>
                                </w:rPr>
                                <w:t xml:space="preserve"> </w:t>
                              </w:r>
                            </w:p>
                          </w:txbxContent>
                        </wps:txbx>
                        <wps:bodyPr horzOverflow="overflow" lIns="0" tIns="0" rIns="0" bIns="0" rtlCol="0">
                          <a:noAutofit/>
                        </wps:bodyPr>
                      </wps:wsp>
                      <wps:wsp>
                        <wps:cNvPr id="1070" name="Rectangle 725"/>
                        <wps:cNvSpPr/>
                        <wps:spPr>
                          <a:xfrm>
                            <a:off x="1334135" y="6574662"/>
                            <a:ext cx="3482215" cy="226002"/>
                          </a:xfrm>
                          <a:prstGeom prst="rect">
                            <a:avLst/>
                          </a:prstGeom>
                          <a:ln>
                            <a:noFill/>
                          </a:ln>
                        </wps:spPr>
                        <wps:txbx>
                          <w:txbxContent>
                            <w:p w14:paraId="1C4B44B8"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1" name="Rectangle 726"/>
                        <wps:cNvSpPr/>
                        <wps:spPr>
                          <a:xfrm>
                            <a:off x="3961130" y="6574662"/>
                            <a:ext cx="56314" cy="226002"/>
                          </a:xfrm>
                          <a:prstGeom prst="rect">
                            <a:avLst/>
                          </a:prstGeom>
                          <a:ln>
                            <a:noFill/>
                          </a:ln>
                        </wps:spPr>
                        <wps:txbx>
                          <w:txbxContent>
                            <w:p w14:paraId="7A3C6CFF"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2" name="Rectangle 727"/>
                        <wps:cNvSpPr/>
                        <wps:spPr>
                          <a:xfrm>
                            <a:off x="4169664" y="6574662"/>
                            <a:ext cx="1775381" cy="226002"/>
                          </a:xfrm>
                          <a:prstGeom prst="rect">
                            <a:avLst/>
                          </a:prstGeom>
                          <a:ln>
                            <a:noFill/>
                          </a:ln>
                        </wps:spPr>
                        <wps:txbx>
                          <w:txbxContent>
                            <w:p w14:paraId="401DD219" w14:textId="77777777" w:rsidR="00272DF6" w:rsidRDefault="00272DF6" w:rsidP="00E524E8">
                              <w:r>
                                <w:rPr>
                                  <w:rFonts w:ascii="Arial" w:eastAsia="Arial" w:hAnsi="Arial" w:cs="Arial"/>
                                  <w:b/>
                                  <w:sz w:val="24"/>
                                </w:rPr>
                                <w:t>ORIENTADO POR:</w:t>
                              </w:r>
                            </w:p>
                          </w:txbxContent>
                        </wps:txbx>
                        <wps:bodyPr horzOverflow="overflow" lIns="0" tIns="0" rIns="0" bIns="0" rtlCol="0">
                          <a:noAutofit/>
                        </wps:bodyPr>
                      </wps:wsp>
                      <wps:wsp>
                        <wps:cNvPr id="1073" name="Rectangle 728"/>
                        <wps:cNvSpPr/>
                        <wps:spPr>
                          <a:xfrm>
                            <a:off x="5508625" y="6574662"/>
                            <a:ext cx="56314" cy="226002"/>
                          </a:xfrm>
                          <a:prstGeom prst="rect">
                            <a:avLst/>
                          </a:prstGeom>
                          <a:ln>
                            <a:noFill/>
                          </a:ln>
                        </wps:spPr>
                        <wps:txbx>
                          <w:txbxContent>
                            <w:p w14:paraId="6DE5644E"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4" name="Rectangle 729"/>
                        <wps:cNvSpPr/>
                        <wps:spPr>
                          <a:xfrm>
                            <a:off x="3163570" y="6836282"/>
                            <a:ext cx="4256563" cy="226002"/>
                          </a:xfrm>
                          <a:prstGeom prst="rect">
                            <a:avLst/>
                          </a:prstGeom>
                          <a:ln>
                            <a:noFill/>
                          </a:ln>
                        </wps:spPr>
                        <wps:txbx>
                          <w:txbxContent>
                            <w:p w14:paraId="5951E01C" w14:textId="77777777" w:rsidR="00272DF6" w:rsidRDefault="00272DF6" w:rsidP="00E524E8">
                              <w:r>
                                <w:rPr>
                                  <w:rFonts w:ascii="Arial" w:eastAsia="Arial" w:hAnsi="Arial" w:cs="Arial"/>
                                  <w:b/>
                                  <w:sz w:val="24"/>
                                </w:rPr>
                                <w:t>Lic. Xavier Fernando de Sousa Albuquerque</w:t>
                              </w:r>
                            </w:p>
                          </w:txbxContent>
                        </wps:txbx>
                        <wps:bodyPr horzOverflow="overflow" lIns="0" tIns="0" rIns="0" bIns="0" rtlCol="0">
                          <a:noAutofit/>
                        </wps:bodyPr>
                      </wps:wsp>
                      <wps:wsp>
                        <wps:cNvPr id="1075" name="Rectangle 730"/>
                        <wps:cNvSpPr/>
                        <wps:spPr>
                          <a:xfrm>
                            <a:off x="6364859" y="6836282"/>
                            <a:ext cx="56314" cy="226002"/>
                          </a:xfrm>
                          <a:prstGeom prst="rect">
                            <a:avLst/>
                          </a:prstGeom>
                          <a:ln>
                            <a:noFill/>
                          </a:ln>
                        </wps:spPr>
                        <wps:txbx>
                          <w:txbxContent>
                            <w:p w14:paraId="2B2866D7"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6" name="Rectangle 731"/>
                        <wps:cNvSpPr/>
                        <wps:spPr>
                          <a:xfrm>
                            <a:off x="2177796" y="7100442"/>
                            <a:ext cx="618785" cy="226002"/>
                          </a:xfrm>
                          <a:prstGeom prst="rect">
                            <a:avLst/>
                          </a:prstGeom>
                          <a:ln>
                            <a:noFill/>
                          </a:ln>
                        </wps:spPr>
                        <wps:txbx>
                          <w:txbxContent>
                            <w:p w14:paraId="7B52F620"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7" name="Rectangle 732"/>
                        <wps:cNvSpPr/>
                        <wps:spPr>
                          <a:xfrm>
                            <a:off x="2645029" y="7100442"/>
                            <a:ext cx="56314" cy="226002"/>
                          </a:xfrm>
                          <a:prstGeom prst="rect">
                            <a:avLst/>
                          </a:prstGeom>
                          <a:ln>
                            <a:noFill/>
                          </a:ln>
                        </wps:spPr>
                        <wps:txbx>
                          <w:txbxContent>
                            <w:p w14:paraId="3238DF2E"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8" name="Rectangle 733"/>
                        <wps:cNvSpPr/>
                        <wps:spPr>
                          <a:xfrm>
                            <a:off x="2688209" y="7100442"/>
                            <a:ext cx="615744" cy="226002"/>
                          </a:xfrm>
                          <a:prstGeom prst="rect">
                            <a:avLst/>
                          </a:prstGeom>
                          <a:ln>
                            <a:noFill/>
                          </a:ln>
                        </wps:spPr>
                        <wps:txbx>
                          <w:txbxContent>
                            <w:p w14:paraId="2B283745"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79" name="Rectangle 734"/>
                        <wps:cNvSpPr/>
                        <wps:spPr>
                          <a:xfrm>
                            <a:off x="3153410" y="7100442"/>
                            <a:ext cx="2012965" cy="226002"/>
                          </a:xfrm>
                          <a:prstGeom prst="rect">
                            <a:avLst/>
                          </a:prstGeom>
                          <a:ln>
                            <a:noFill/>
                          </a:ln>
                        </wps:spPr>
                        <wps:txbx>
                          <w:txbxContent>
                            <w:p w14:paraId="7ACE4FCB" w14:textId="77777777" w:rsidR="00272DF6" w:rsidRDefault="00272DF6" w:rsidP="00E524E8">
                              <w:r>
                                <w:rPr>
                                  <w:rFonts w:ascii="Arial" w:eastAsia="Arial" w:hAnsi="Arial" w:cs="Arial"/>
                                  <w:b/>
                                  <w:sz w:val="24"/>
                                </w:rPr>
                                <w:t>Lic. Carlos Missende</w:t>
                              </w:r>
                            </w:p>
                          </w:txbxContent>
                        </wps:txbx>
                        <wps:bodyPr horzOverflow="overflow" lIns="0" tIns="0" rIns="0" bIns="0" rtlCol="0">
                          <a:noAutofit/>
                        </wps:bodyPr>
                      </wps:wsp>
                      <wps:wsp>
                        <wps:cNvPr id="1080" name="Rectangle 735"/>
                        <wps:cNvSpPr/>
                        <wps:spPr>
                          <a:xfrm>
                            <a:off x="4667504" y="7100442"/>
                            <a:ext cx="56314" cy="226002"/>
                          </a:xfrm>
                          <a:prstGeom prst="rect">
                            <a:avLst/>
                          </a:prstGeom>
                          <a:ln>
                            <a:noFill/>
                          </a:ln>
                        </wps:spPr>
                        <wps:txbx>
                          <w:txbxContent>
                            <w:p w14:paraId="1861CB06"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81" name="Rectangle 736"/>
                        <wps:cNvSpPr/>
                        <wps:spPr>
                          <a:xfrm>
                            <a:off x="571818" y="7362062"/>
                            <a:ext cx="56314" cy="226002"/>
                          </a:xfrm>
                          <a:prstGeom prst="rect">
                            <a:avLst/>
                          </a:prstGeom>
                          <a:ln>
                            <a:noFill/>
                          </a:ln>
                        </wps:spPr>
                        <wps:txbx>
                          <w:txbxContent>
                            <w:p w14:paraId="44D7E423"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82" name="Rectangle 737"/>
                        <wps:cNvSpPr/>
                        <wps:spPr>
                          <a:xfrm>
                            <a:off x="2662936" y="7649082"/>
                            <a:ext cx="171173" cy="226002"/>
                          </a:xfrm>
                          <a:prstGeom prst="rect">
                            <a:avLst/>
                          </a:prstGeom>
                          <a:ln>
                            <a:noFill/>
                          </a:ln>
                        </wps:spPr>
                        <wps:txbx>
                          <w:txbxContent>
                            <w:p w14:paraId="2D099609" w14:textId="77777777" w:rsidR="00272DF6" w:rsidRDefault="00272DF6" w:rsidP="00E524E8">
                              <w:r>
                                <w:rPr>
                                  <w:rFonts w:ascii="Arial" w:eastAsia="Arial" w:hAnsi="Arial" w:cs="Arial"/>
                                  <w:b/>
                                  <w:sz w:val="24"/>
                                </w:rPr>
                                <w:t xml:space="preserve">   </w:t>
                              </w:r>
                            </w:p>
                          </w:txbxContent>
                        </wps:txbx>
                        <wps:bodyPr horzOverflow="overflow" lIns="0" tIns="0" rIns="0" bIns="0" rtlCol="0">
                          <a:noAutofit/>
                        </wps:bodyPr>
                      </wps:wsp>
                      <wps:wsp>
                        <wps:cNvPr id="1083" name="Rectangle 738"/>
                        <wps:cNvSpPr/>
                        <wps:spPr>
                          <a:xfrm>
                            <a:off x="2792476" y="7626095"/>
                            <a:ext cx="798297" cy="263668"/>
                          </a:xfrm>
                          <a:prstGeom prst="rect">
                            <a:avLst/>
                          </a:prstGeom>
                          <a:ln>
                            <a:noFill/>
                          </a:ln>
                        </wps:spPr>
                        <wps:txbx>
                          <w:txbxContent>
                            <w:p w14:paraId="62F3E928" w14:textId="77777777" w:rsidR="00272DF6" w:rsidRDefault="00272DF6" w:rsidP="00E524E8">
                              <w:r>
                                <w:rPr>
                                  <w:rFonts w:ascii="Arial" w:eastAsia="Arial" w:hAnsi="Arial" w:cs="Arial"/>
                                  <w:b/>
                                  <w:sz w:val="28"/>
                                </w:rPr>
                                <w:t xml:space="preserve">CUITO </w:t>
                              </w:r>
                            </w:p>
                          </w:txbxContent>
                        </wps:txbx>
                        <wps:bodyPr horzOverflow="overflow" lIns="0" tIns="0" rIns="0" bIns="0" rtlCol="0">
                          <a:noAutofit/>
                        </wps:bodyPr>
                      </wps:wsp>
                      <wps:wsp>
                        <wps:cNvPr id="1084" name="Rectangle 739"/>
                        <wps:cNvSpPr/>
                        <wps:spPr>
                          <a:xfrm>
                            <a:off x="3392170" y="7626095"/>
                            <a:ext cx="78748" cy="263668"/>
                          </a:xfrm>
                          <a:prstGeom prst="rect">
                            <a:avLst/>
                          </a:prstGeom>
                          <a:ln>
                            <a:noFill/>
                          </a:ln>
                        </wps:spPr>
                        <wps:txbx>
                          <w:txbxContent>
                            <w:p w14:paraId="5998AB07" w14:textId="77777777" w:rsidR="00272DF6" w:rsidRDefault="00272DF6" w:rsidP="00E524E8">
                              <w:r>
                                <w:rPr>
                                  <w:rFonts w:ascii="Arial" w:eastAsia="Arial" w:hAnsi="Arial" w:cs="Arial"/>
                                  <w:b/>
                                  <w:sz w:val="28"/>
                                </w:rPr>
                                <w:t>-</w:t>
                              </w:r>
                            </w:p>
                          </w:txbxContent>
                        </wps:txbx>
                        <wps:bodyPr horzOverflow="overflow" lIns="0" tIns="0" rIns="0" bIns="0" rtlCol="0">
                          <a:noAutofit/>
                        </wps:bodyPr>
                      </wps:wsp>
                      <wps:wsp>
                        <wps:cNvPr id="1085" name="Rectangle 740"/>
                        <wps:cNvSpPr/>
                        <wps:spPr>
                          <a:xfrm>
                            <a:off x="3450590" y="7626095"/>
                            <a:ext cx="65700" cy="263668"/>
                          </a:xfrm>
                          <a:prstGeom prst="rect">
                            <a:avLst/>
                          </a:prstGeom>
                          <a:ln>
                            <a:noFill/>
                          </a:ln>
                        </wps:spPr>
                        <wps:txbx>
                          <w:txbxContent>
                            <w:p w14:paraId="22C85985"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086" name="Rectangle 741"/>
                        <wps:cNvSpPr/>
                        <wps:spPr>
                          <a:xfrm>
                            <a:off x="3501390" y="7626095"/>
                            <a:ext cx="1024878" cy="263668"/>
                          </a:xfrm>
                          <a:prstGeom prst="rect">
                            <a:avLst/>
                          </a:prstGeom>
                          <a:ln>
                            <a:noFill/>
                          </a:ln>
                        </wps:spPr>
                        <wps:txbx>
                          <w:txbxContent>
                            <w:p w14:paraId="6DF45B28" w14:textId="77777777" w:rsidR="00272DF6" w:rsidRDefault="00272DF6" w:rsidP="00E524E8">
                              <w:r>
                                <w:rPr>
                                  <w:rFonts w:ascii="Arial" w:eastAsia="Arial" w:hAnsi="Arial" w:cs="Arial"/>
                                  <w:b/>
                                  <w:sz w:val="28"/>
                                </w:rPr>
                                <w:t>ANGOLA</w:t>
                              </w:r>
                            </w:p>
                          </w:txbxContent>
                        </wps:txbx>
                        <wps:bodyPr horzOverflow="overflow" lIns="0" tIns="0" rIns="0" bIns="0" rtlCol="0">
                          <a:noAutofit/>
                        </wps:bodyPr>
                      </wps:wsp>
                      <wps:wsp>
                        <wps:cNvPr id="1087" name="Rectangle 742"/>
                        <wps:cNvSpPr/>
                        <wps:spPr>
                          <a:xfrm>
                            <a:off x="4271391" y="7626095"/>
                            <a:ext cx="65700" cy="263668"/>
                          </a:xfrm>
                          <a:prstGeom prst="rect">
                            <a:avLst/>
                          </a:prstGeom>
                          <a:ln>
                            <a:noFill/>
                          </a:ln>
                        </wps:spPr>
                        <wps:txbx>
                          <w:txbxContent>
                            <w:p w14:paraId="6280460B"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wps:wsp>
                        <wps:cNvPr id="13248" name="Rectangle 743"/>
                        <wps:cNvSpPr/>
                        <wps:spPr>
                          <a:xfrm>
                            <a:off x="3270250" y="7933816"/>
                            <a:ext cx="395015" cy="263668"/>
                          </a:xfrm>
                          <a:prstGeom prst="rect">
                            <a:avLst/>
                          </a:prstGeom>
                          <a:ln>
                            <a:noFill/>
                          </a:ln>
                        </wps:spPr>
                        <wps:txbx>
                          <w:txbxContent>
                            <w:p w14:paraId="5E5072A4" w14:textId="77777777" w:rsidR="00272DF6" w:rsidRDefault="00272DF6" w:rsidP="00E524E8">
                              <w:r>
                                <w:rPr>
                                  <w:rFonts w:ascii="Arial" w:eastAsia="Arial" w:hAnsi="Arial" w:cs="Arial"/>
                                  <w:b/>
                                  <w:sz w:val="28"/>
                                </w:rPr>
                                <w:t>202</w:t>
                              </w:r>
                            </w:p>
                          </w:txbxContent>
                        </wps:txbx>
                        <wps:bodyPr horzOverflow="overflow" lIns="0" tIns="0" rIns="0" bIns="0" rtlCol="0">
                          <a:noAutofit/>
                        </wps:bodyPr>
                      </wps:wsp>
                      <wps:wsp>
                        <wps:cNvPr id="13249" name="Rectangle 744"/>
                        <wps:cNvSpPr/>
                        <wps:spPr>
                          <a:xfrm>
                            <a:off x="3567430" y="7933816"/>
                            <a:ext cx="131516" cy="263668"/>
                          </a:xfrm>
                          <a:prstGeom prst="rect">
                            <a:avLst/>
                          </a:prstGeom>
                          <a:ln>
                            <a:noFill/>
                          </a:ln>
                        </wps:spPr>
                        <wps:txbx>
                          <w:txbxContent>
                            <w:p w14:paraId="06E62226" w14:textId="77777777" w:rsidR="00272DF6" w:rsidRDefault="00272DF6" w:rsidP="00E524E8">
                              <w:r>
                                <w:rPr>
                                  <w:rFonts w:ascii="Arial" w:eastAsia="Arial" w:hAnsi="Arial" w:cs="Arial"/>
                                  <w:b/>
                                  <w:sz w:val="28"/>
                                </w:rPr>
                                <w:t>5</w:t>
                              </w:r>
                            </w:p>
                          </w:txbxContent>
                        </wps:txbx>
                        <wps:bodyPr horzOverflow="overflow" lIns="0" tIns="0" rIns="0" bIns="0" rtlCol="0">
                          <a:noAutofit/>
                        </wps:bodyPr>
                      </wps:wsp>
                      <wps:wsp>
                        <wps:cNvPr id="13250" name="Rectangle 745"/>
                        <wps:cNvSpPr/>
                        <wps:spPr>
                          <a:xfrm>
                            <a:off x="3666490" y="7933816"/>
                            <a:ext cx="65700" cy="263668"/>
                          </a:xfrm>
                          <a:prstGeom prst="rect">
                            <a:avLst/>
                          </a:prstGeom>
                          <a:ln>
                            <a:noFill/>
                          </a:ln>
                        </wps:spPr>
                        <wps:txbx>
                          <w:txbxContent>
                            <w:p w14:paraId="5AD7071B" w14:textId="77777777" w:rsidR="00272DF6" w:rsidRDefault="00272DF6" w:rsidP="00E524E8">
                              <w:r>
                                <w:rPr>
                                  <w:rFonts w:ascii="Arial" w:eastAsia="Arial" w:hAnsi="Arial" w:cs="Arial"/>
                                  <w:b/>
                                  <w:sz w:val="28"/>
                                </w:rPr>
                                <w:t xml:space="preserve"> </w:t>
                              </w:r>
                            </w:p>
                          </w:txbxContent>
                        </wps:txbx>
                        <wps:bodyPr horzOverflow="overflow" lIns="0" tIns="0" rIns="0" bIns="0" rtlCol="0">
                          <a:noAutofit/>
                        </wps:bodyPr>
                      </wps:wsp>
                      <pic:pic xmlns:pic="http://schemas.openxmlformats.org/drawingml/2006/picture">
                        <pic:nvPicPr>
                          <pic:cNvPr id="13251" name="Picture 12927"/>
                          <pic:cNvPicPr/>
                        </pic:nvPicPr>
                        <pic:blipFill>
                          <a:blip r:embed="rId6"/>
                          <a:stretch>
                            <a:fillRect/>
                          </a:stretch>
                        </pic:blipFill>
                        <pic:spPr>
                          <a:xfrm>
                            <a:off x="2797175" y="-1905"/>
                            <a:ext cx="1336675" cy="917575"/>
                          </a:xfrm>
                          <a:prstGeom prst="rect">
                            <a:avLst/>
                          </a:prstGeom>
                        </pic:spPr>
                      </pic:pic>
                      <pic:pic xmlns:pic="http://schemas.openxmlformats.org/drawingml/2006/picture">
                        <pic:nvPicPr>
                          <pic:cNvPr id="13252" name="Picture 749"/>
                          <pic:cNvPicPr/>
                        </pic:nvPicPr>
                        <pic:blipFill>
                          <a:blip r:embed="rId7"/>
                          <a:stretch>
                            <a:fillRect/>
                          </a:stretch>
                        </pic:blipFill>
                        <pic:spPr>
                          <a:xfrm>
                            <a:off x="0" y="398779"/>
                            <a:ext cx="106944" cy="8367014"/>
                          </a:xfrm>
                          <a:prstGeom prst="rect">
                            <a:avLst/>
                          </a:prstGeom>
                        </pic:spPr>
                      </pic:pic>
                      <wps:wsp>
                        <wps:cNvPr id="13253" name="Shape 13994"/>
                        <wps:cNvSpPr/>
                        <wps:spPr>
                          <a:xfrm>
                            <a:off x="21590" y="382269"/>
                            <a:ext cx="91440" cy="8351520"/>
                          </a:xfrm>
                          <a:custGeom>
                            <a:avLst/>
                            <a:gdLst/>
                            <a:ahLst/>
                            <a:cxnLst/>
                            <a:rect l="0" t="0" r="0" b="0"/>
                            <a:pathLst>
                              <a:path w="91440" h="8351520">
                                <a:moveTo>
                                  <a:pt x="0" y="0"/>
                                </a:moveTo>
                                <a:lnTo>
                                  <a:pt x="91440" y="0"/>
                                </a:lnTo>
                                <a:lnTo>
                                  <a:pt x="91440" y="8351520"/>
                                </a:lnTo>
                                <a:lnTo>
                                  <a:pt x="0" y="8351520"/>
                                </a:lnTo>
                                <a:lnTo>
                                  <a:pt x="0" y="0"/>
                                </a:lnTo>
                              </a:path>
                            </a:pathLst>
                          </a:custGeom>
                          <a:solidFill>
                            <a:srgbClr val="000000"/>
                          </a:solidFill>
                          <a:ln w="0" cap="flat">
                            <a:noFill/>
                            <a:miter lim="127000"/>
                          </a:ln>
                          <a:effectLst/>
                        </wps:spPr>
                        <wps:bodyPr/>
                      </wps:wsp>
                      <wps:wsp>
                        <wps:cNvPr id="13254" name="Shape 751"/>
                        <wps:cNvSpPr/>
                        <wps:spPr>
                          <a:xfrm>
                            <a:off x="21590" y="382269"/>
                            <a:ext cx="91440" cy="8351520"/>
                          </a:xfrm>
                          <a:custGeom>
                            <a:avLst/>
                            <a:gdLst/>
                            <a:ahLst/>
                            <a:cxnLst/>
                            <a:rect l="0" t="0" r="0" b="0"/>
                            <a:pathLst>
                              <a:path w="91440" h="8351520">
                                <a:moveTo>
                                  <a:pt x="0" y="8351520"/>
                                </a:moveTo>
                                <a:lnTo>
                                  <a:pt x="91440" y="8351520"/>
                                </a:lnTo>
                                <a:lnTo>
                                  <a:pt x="91440" y="0"/>
                                </a:lnTo>
                                <a:lnTo>
                                  <a:pt x="0" y="0"/>
                                </a:lnTo>
                                <a:close/>
                              </a:path>
                            </a:pathLst>
                          </a:custGeom>
                          <a:noFill/>
                          <a:ln w="12700" cap="flat" cmpd="sng" algn="ctr">
                            <a:solidFill>
                              <a:srgbClr val="000000"/>
                            </a:solidFill>
                            <a:prstDash val="solid"/>
                            <a:miter lim="127000"/>
                          </a:ln>
                          <a:effectLst/>
                        </wps:spPr>
                        <wps:bodyPr/>
                      </wps:wsp>
                      <wps:wsp>
                        <wps:cNvPr id="13255" name="Shape 13995"/>
                        <wps:cNvSpPr/>
                        <wps:spPr>
                          <a:xfrm>
                            <a:off x="184150" y="732789"/>
                            <a:ext cx="66040" cy="7744460"/>
                          </a:xfrm>
                          <a:custGeom>
                            <a:avLst/>
                            <a:gdLst/>
                            <a:ahLst/>
                            <a:cxnLst/>
                            <a:rect l="0" t="0" r="0" b="0"/>
                            <a:pathLst>
                              <a:path w="66040" h="7744460">
                                <a:moveTo>
                                  <a:pt x="0" y="0"/>
                                </a:moveTo>
                                <a:lnTo>
                                  <a:pt x="66040" y="0"/>
                                </a:lnTo>
                                <a:lnTo>
                                  <a:pt x="66040" y="7744460"/>
                                </a:lnTo>
                                <a:lnTo>
                                  <a:pt x="0" y="7744460"/>
                                </a:lnTo>
                                <a:lnTo>
                                  <a:pt x="0" y="0"/>
                                </a:lnTo>
                              </a:path>
                            </a:pathLst>
                          </a:custGeom>
                          <a:solidFill>
                            <a:srgbClr val="FF0000"/>
                          </a:solidFill>
                          <a:ln w="0" cap="flat">
                            <a:noFill/>
                            <a:miter lim="127000"/>
                          </a:ln>
                          <a:effectLst/>
                        </wps:spPr>
                        <wps:bodyPr/>
                      </wps:wsp>
                      <wps:wsp>
                        <wps:cNvPr id="13256" name="Shape 753"/>
                        <wps:cNvSpPr/>
                        <wps:spPr>
                          <a:xfrm>
                            <a:off x="184150" y="732789"/>
                            <a:ext cx="66040" cy="7744460"/>
                          </a:xfrm>
                          <a:custGeom>
                            <a:avLst/>
                            <a:gdLst/>
                            <a:ahLst/>
                            <a:cxnLst/>
                            <a:rect l="0" t="0" r="0" b="0"/>
                            <a:pathLst>
                              <a:path w="66040" h="7744460">
                                <a:moveTo>
                                  <a:pt x="0" y="7744460"/>
                                </a:moveTo>
                                <a:lnTo>
                                  <a:pt x="66040" y="7744460"/>
                                </a:lnTo>
                                <a:lnTo>
                                  <a:pt x="66040" y="0"/>
                                </a:lnTo>
                                <a:lnTo>
                                  <a:pt x="0" y="0"/>
                                </a:lnTo>
                                <a:close/>
                              </a:path>
                            </a:pathLst>
                          </a:custGeom>
                          <a:noFill/>
                          <a:ln w="12700" cap="flat" cmpd="sng" algn="ctr">
                            <a:solidFill>
                              <a:srgbClr val="FF0000"/>
                            </a:solidFill>
                            <a:prstDash val="solid"/>
                            <a:miter lim="127000"/>
                          </a:ln>
                          <a:effectLst/>
                        </wps:spPr>
                        <wps:bodyPr/>
                      </wps:wsp>
                      <wps:wsp>
                        <wps:cNvPr id="13257" name="Shape 13996"/>
                        <wps:cNvSpPr/>
                        <wps:spPr>
                          <a:xfrm>
                            <a:off x="295910" y="933448"/>
                            <a:ext cx="68580" cy="7294881"/>
                          </a:xfrm>
                          <a:custGeom>
                            <a:avLst/>
                            <a:gdLst/>
                            <a:ahLst/>
                            <a:cxnLst/>
                            <a:rect l="0" t="0" r="0" b="0"/>
                            <a:pathLst>
                              <a:path w="68580" h="7294881">
                                <a:moveTo>
                                  <a:pt x="0" y="0"/>
                                </a:moveTo>
                                <a:lnTo>
                                  <a:pt x="68580" y="0"/>
                                </a:lnTo>
                                <a:lnTo>
                                  <a:pt x="68580" y="7294881"/>
                                </a:lnTo>
                                <a:lnTo>
                                  <a:pt x="0" y="7294881"/>
                                </a:lnTo>
                                <a:lnTo>
                                  <a:pt x="0" y="0"/>
                                </a:lnTo>
                              </a:path>
                            </a:pathLst>
                          </a:custGeom>
                          <a:solidFill>
                            <a:srgbClr val="FFFF00"/>
                          </a:solidFill>
                          <a:ln w="0" cap="flat">
                            <a:noFill/>
                            <a:miter lim="127000"/>
                          </a:ln>
                          <a:effectLst/>
                        </wps:spPr>
                        <wps:bodyPr/>
                      </wps:wsp>
                      <wps:wsp>
                        <wps:cNvPr id="13259" name="Shape 755"/>
                        <wps:cNvSpPr/>
                        <wps:spPr>
                          <a:xfrm>
                            <a:off x="295910" y="933448"/>
                            <a:ext cx="68580" cy="7294881"/>
                          </a:xfrm>
                          <a:custGeom>
                            <a:avLst/>
                            <a:gdLst/>
                            <a:ahLst/>
                            <a:cxnLst/>
                            <a:rect l="0" t="0" r="0" b="0"/>
                            <a:pathLst>
                              <a:path w="68580" h="7294881">
                                <a:moveTo>
                                  <a:pt x="0" y="7294881"/>
                                </a:moveTo>
                                <a:lnTo>
                                  <a:pt x="68580" y="7294881"/>
                                </a:lnTo>
                                <a:lnTo>
                                  <a:pt x="68580" y="0"/>
                                </a:lnTo>
                                <a:lnTo>
                                  <a:pt x="0" y="0"/>
                                </a:lnTo>
                                <a:close/>
                              </a:path>
                            </a:pathLst>
                          </a:custGeom>
                          <a:noFill/>
                          <a:ln w="12700" cap="flat" cmpd="sng" algn="ctr">
                            <a:solidFill>
                              <a:srgbClr val="FFFF00"/>
                            </a:solidFill>
                            <a:prstDash val="solid"/>
                            <a:miter lim="127000"/>
                          </a:ln>
                          <a:effectLst/>
                        </wps:spPr>
                        <wps:bodyPr/>
                      </wps:wsp>
                    </wpg:wgp>
                  </a:graphicData>
                </a:graphic>
                <wp14:sizeRelH relativeFrom="margin">
                  <wp14:pctWidth>0</wp14:pctWidth>
                </wp14:sizeRelH>
              </wp:anchor>
            </w:drawing>
          </mc:Choice>
          <mc:Fallback>
            <w:pict>
              <v:group w14:anchorId="69E44D52" id="Group 12921" o:spid="_x0000_s1028" style="position:absolute;margin-left:70.5pt;margin-top:-10395pt;width:584.25pt;height:690.35pt;z-index:251667456;mso-position-horizontal-relative:page;mso-position-vertical-relative:page;mso-width-relative:margin" coordorigin=",-19" coordsize="74201,87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">
                <v:shape id="Shape 606" o:spid="_x0000_s1029" style="position:absolute;left:6773;top:67306;width:2974;height:3002;visibility:visible;mso-wrap-style:square;v-text-anchor:top" coordsize="297371,30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gOPr4A&#10;AADaAAAADwAAAGRycy9kb3ducmV2LnhtbERPTYvCMBC9C/6HMIIXWVMFRbpGUUHw0ItV8Do0Y5vd&#10;ZlKbqPXfm4Pg8fG+l+vO1uJBrTeOFUzGCQjiwmnDpYLzaf+zAOEDssbaMSl4kYf1qt9bYqrdk4/0&#10;yEMpYgj7FBVUITSplL6oyKIfu4Y4clfXWgwRtqXULT5juK3lNEnm0qLh2FBhQ7uKiv/8bhXk9m9z&#10;mU2s2WbmNk8Wo+y6lZlSw0G3+QURqAtf8cd90Ari1ngl3gC5e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E4Dj6+AAAA2gAAAA8AAAAAAAAAAAAAAAAAmAIAAGRycy9kb3ducmV2&#10;LnhtbFBLBQYAAAAABAAEAPUAAACDAwAAAAA=&#10;" path="m71565,127v5499,,9690,-127,12484,508c86804,1270,88837,2032,90107,2667v1397,508,2667,1270,4064,2159c95568,6096,97092,7112,99124,8763v1778,1651,3683,3556,5969,5842c107506,17018,109792,19558,111443,21463v1397,1905,2667,3683,3428,5080c115888,28448,116268,29464,116523,30480v,1016,-127,2032,-763,2667c114618,34163,111696,34544,107124,34036v-4571,-508,-9906,-508,-16128,-381c84773,34036,78054,35179,70828,37338,63614,39497,56960,43815,50394,50419,43256,57531,38824,66040,37592,76327v-1321,10160,,21844,4674,34544c46952,123444,54000,137034,64097,151638v10185,14732,23088,29972,38963,45847c118809,213234,133795,225934,148146,235839v14097,10033,27558,16891,39750,20955c200088,261112,211138,262128,221171,260223v10160,-1651,19050,-6223,26542,-13843c253937,240157,258509,233553,260668,226187v2286,-7239,3683,-13970,3937,-20447c264985,199644,265113,194184,264605,189611v-509,-4572,127,-7366,1397,-8636c266637,180340,267271,179959,268034,180086v762,-127,1904,381,3048,1016c272479,181991,274257,183388,276416,185166v2032,1778,4572,4064,7493,6985c286068,194310,287719,195961,289116,197739v1524,1651,2666,3048,3683,4318c293815,203454,294449,204724,295085,206121v508,1270,1016,2667,1524,4953c297117,213234,297244,216789,297244,221996v127,5334,-889,11049,-2032,17399c293815,245745,291402,252349,288354,259334v-3302,6731,-8128,12954,-14097,19050c263843,288671,251904,295402,238316,298196v-6922,1397,-14129,2000,-21638,1635c209169,299466,201359,298132,193231,295656v-16510,-4826,-34036,-12954,-52578,-25400c122110,257937,102807,241935,82740,221742,62128,201168,45555,180975,32753,161417,19774,142113,11240,123571,5829,106172,737,88900,,73025,2464,58420,4839,44069,11493,31623,21996,21209,26505,16637,31674,12573,37338,9779,42926,6858,48755,4445,54585,2921,60325,1397,65900,254,71565,127xe" fillcolor="red" stroked="f" strokeweight="0">
                  <v:fill opacity="32896f"/>
                  <v:stroke miterlimit="83231f" joinstyle="miter"/>
                  <v:path arrowok="t" textboxrect="0,0,297371,300196"/>
                </v:shape>
                <v:shape id="Shape 607" o:spid="_x0000_s1030" style="position:absolute;left:8103;top:65894;width:1518;height:2834;visibility:visible;mso-wrap-style:square;v-text-anchor:top" coordsize="151741,283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4gy8QA&#10;AADaAAAADwAAAGRycy9kb3ducmV2LnhtbESPT2sCMRTE74LfITyhN83aQm23RhFLQfBQ/FPw+Lp5&#10;7q4mL0uSrtt+eiMIPQ4z8xtmOu+sES35UDtWMB5lIIgLp2suFex3H8MXECEiazSOScEvBZjP+r0p&#10;5tpdeEPtNpYiQTjkqKCKscmlDEVFFsPINcTJOzpvMSbpS6k9XhLcGvmYZc/SYs1pocKGlhUV5+2P&#10;VfDJ+9Pk75C9myf8Mrs2rn17+FbqYdAt3kBE6uJ/+N5eaQWvcLuSboC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IMvEAAAA2gAAAA8AAAAAAAAAAAAAAAAAmAIAAGRycy9k&#10;b3ducmV2LnhtbFBLBQYAAAAABAAEAPUAAACJAwAAAAA=&#10;" path="m86662,302v7604,301,15446,1603,23574,4079c118427,6858,126873,10223,135573,14589r16168,9756l151741,63811,118872,44259c106172,39179,94361,37274,83185,38544,71882,39560,61722,44894,52578,54039,43307,63309,38227,73596,37465,85280v-635,11685,1143,23749,6477,36703c49149,134810,56515,148145,66802,161607v10668,13716,22225,27051,35433,40260c116840,216471,131064,229171,144907,239840r6834,4153l151741,283380r-11025,-6711c122174,263716,102743,247079,82169,226504,62611,206946,46355,187516,33401,168593,20320,149543,11557,131381,5969,114109,889,96965,,80708,2921,65342,5969,50229,13462,36640,25654,24574,37338,12764,50165,5270,64516,2222,71692,698,79057,,86662,302xe" fillcolor="red" stroked="f" strokeweight="0">
                  <v:fill opacity="32896f"/>
                  <v:stroke miterlimit="83231f" joinstyle="miter"/>
                  <v:path arrowok="t" textboxrect="0,0,151741,283380"/>
                </v:shape>
                <v:shape id="Shape 608" o:spid="_x0000_s1031" style="position:absolute;left:9621;top:66138;width:1521;height:2838;visibility:visible;mso-wrap-style:square;v-text-anchor:top" coordsize="152170,283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oAisQA&#10;AADbAAAADwAAAGRycy9kb3ducmV2LnhtbESPzW7CQAyE75V4h5WRuJVNShWVwIJQEYJLD/wcerSy&#10;JonIeqPsAoGnrw+VuNma8czn+bJ3jbpRF2rPBtJxAoq48Lbm0sDpuHn/AhUissXGMxl4UIDlYvA2&#10;x9z6O+/pdoilkhAOORqoYmxzrUNRkcMw9i2xaGffOYyydqW2Hd4l3DX6I0ky7bBmaaiwpe+Kisvh&#10;6gw8JzqNv+tt9mxP00/cZT+rdGONGQ371QxUpD6+zP/XOyv4Qi+/yAB6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6AIrEAAAA2wAAAA8AAAAAAAAAAAAAAAAAmAIAAGRycy9k&#10;b3ducmV2LnhtbFBLBQYAAAAABAAEAPUAAACJAwAAAAA=&#10;" path="m,l10692,6452c28980,19152,48284,35662,68477,55856v20066,20066,36576,39623,49784,58801c131342,133834,140359,151995,145820,169394v5461,17144,6350,33655,3302,48767c146455,233401,138708,246990,126516,259183v-11938,11938,-24892,19684,-39370,22478c79971,283185,72573,283821,64937,283439v-7636,-381,-15510,-1778,-23638,-4317c33171,276709,24726,273248,15995,268771l,259035,,219648r32663,19850c45236,244959,57174,246609,68223,245339v11176,-1015,21336,-6477,30607,-15748c108101,220321,113435,209779,114197,198096v889,-11558,-1143,-24131,-6604,-37085c102259,148184,94639,134723,84098,121134,73557,107417,61873,93956,48411,80494,34314,66397,20344,54077,6628,43409l,39466,,xe" fillcolor="red" stroked="f" strokeweight="0">
                  <v:fill opacity="32896f"/>
                  <v:stroke miterlimit="83231f" joinstyle="miter"/>
                  <v:path arrowok="t" textboxrect="0,0,152170,283821"/>
                </v:shape>
                <v:shape id="Shape 609" o:spid="_x0000_s1032" style="position:absolute;left:9484;top:63976;width:3574;height:3633;visibility:visible;mso-wrap-style:square;v-text-anchor:top" coordsize="357378,3633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F6WcAA&#10;AADbAAAADwAAAGRycy9kb3ducmV2LnhtbERPS2vCQBC+C/0PyxR6041CY0hdRQSx9OazPQ7ZMQnN&#10;zobsqPHfdwuCt/n4njNb9K5RV+pC7dnAeJSAIi68rbk0cNivhxmoIMgWG89k4E4BFvOXwQxz62+8&#10;petOShVDOORooBJpc61DUZHDMPItceTOvnMoEXalth3eYrhr9CRJUu2w5thQYUuriorf3cUZyOT9&#10;eE6L+49Msu1p2i6/069+Y8zba7/8ACXUy1P8cH/aOH8M/7/EA/T8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F6WcAAAADbAAAADwAAAAAAAAAAAAAAAACYAgAAZHJzL2Rvd25y&#10;ZXYueG1sUEsFBgAAAAAEAAQA9QAAAIUDAAAAAA==&#10;" path="m113157,127v1270,-127,2667,,3810,381c118110,888,118999,1524,119888,2539v76454,76455,152908,152782,229362,229363c351790,234314,353822,236855,354965,239140v1016,2413,1905,4699,2159,6732c357378,247903,357124,249555,356616,251206v-508,1778,-1397,3047,-2540,4191c351790,257683,349504,260096,347091,262382v-2159,2286,-4572,3810,-6858,4571c338074,268097,335026,268351,331724,267843v-3175,-255,-7239,-1143,-11938,-3048c315087,263017,309372,260603,302641,257302,239649,225933,175895,195707,112776,164464v-9779,-4699,-20066,-9905,-30734,-15366c71628,143763,61468,138176,51689,132969v,127,-127,127,-254,254c60833,142239,70358,151637,80137,161036v9652,9525,19304,19176,28702,28448c158877,239522,208788,289560,258826,339598v1016,889,1651,1778,2032,2921c261493,343788,261366,345059,260985,346328v-381,1398,-1016,2795,-1905,4446c257810,352298,256413,354330,254254,356362v-2032,2159,-3937,3428,-5334,4572c247142,361950,245745,362712,244348,362838v-1270,509,-2286,382,-3683,-253c239522,362331,238760,361696,237744,360680,161290,284226,84836,207772,8382,131318,3175,126111,635,121538,254,117602,,113664,889,110489,2921,108331v3556,-3429,6985,-6858,10414,-10287c15748,95503,18288,93726,20574,92710v2159,-1016,4699,-1398,7493,-1398c30988,91567,34290,92328,37973,93599v3937,1524,8382,3428,13843,6223c100457,123952,149606,147447,198120,171703v9017,4446,17653,8509,26162,12574c232664,188595,241173,192659,249174,196977v8128,4191,16256,8128,24003,12192c280924,213360,289052,217297,297053,221361v,,127,-127,127,-127c286893,211201,276098,200787,265176,189864,254254,178943,243840,168528,233680,158369,188722,113537,143764,68580,98806,23622v-889,-1016,-1651,-1778,-2032,-3048c96393,19558,96139,18287,96393,16890v254,-1523,1016,-2920,2159,-4571c99695,10795,101219,8889,103378,6858v1778,-1906,3683,-3430,5207,-4699c110236,1143,111633,253,113157,127xe" fillcolor="red" stroked="f" strokeweight="0">
                  <v:fill opacity="32896f"/>
                  <v:stroke miterlimit="83231f" joinstyle="miter"/>
                  <v:path arrowok="t" textboxrect="0,0,357378,363347"/>
                </v:shape>
                <v:shape id="Shape 610" o:spid="_x0000_s1033" style="position:absolute;left:11101;top:62718;width:2622;height:3266;visibility:visible;mso-wrap-style:square;v-text-anchor:top" coordsize="262255,326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3Ci8AA&#10;AADbAAAADwAAAGRycy9kb3ducmV2LnhtbESPQYvCQAyF74L/YYiwN522h0Wro4goCHvauvQcOrEt&#10;djKlM2r995sFYW8Jee99eZvd6Dr1oCG0ng2kiwQUceVty7WBn8tpvgQVIrLFzjMZeFGA3XY62WBu&#10;/ZO/6VHEWkkIhxwNNDH2udahashhWPieWG5XPziMsg61tgM+Jdx1OkuST+2wZSE02NOhoepW3J1A&#10;zmmxvyVfdFxVqYjH8pCWmTEfs3G/BhVpjP/it/ts5f0M/rrIAHr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x3Ci8AAAADbAAAADwAAAAAAAAAAAAAAAACYAgAAZHJzL2Rvd25y&#10;ZXYueG1sUEsFBgAAAAAEAAQA9QAAAIUDAAAAAA==&#10;" path="m76835,v1016,127,2413,381,3937,1143c82169,2032,84074,3048,85852,4699v2159,1778,4445,3937,6858,6350c95123,13462,97282,15748,98806,17653v1651,1778,2794,3683,3429,5080c103124,24130,103251,25527,103251,26543v,1143,-254,1778,-889,2540c82931,48387,63500,67818,44069,87249v28321,28194,56388,56388,84582,84455c146939,153416,165354,135128,183769,116713v508,-635,1270,-889,2286,-1143c187071,115697,188341,115824,189611,116586v1397,635,3048,1524,4826,3175c196342,121285,198755,123444,201422,126238v2540,2540,4445,4445,5969,6350c209042,134366,210185,136398,210820,137668v889,1524,1016,2794,1143,3810c211963,142748,211836,143637,211201,144145v-18288,18415,-36703,36830,-54991,55118c190627,233680,225171,268224,259715,302768v889,1016,1524,1905,1905,2921c262255,307086,262255,308229,261874,309372v-254,1524,-1016,2794,-1905,4572c258826,315468,257302,317500,255270,319532v-2032,1905,-3937,3429,-5461,4572c248031,325120,246634,325882,245110,326136v-1143,381,-2286,381,-3683,-254c240411,325501,239522,324866,238506,323977,161798,247142,85090,170561,8382,93853,3429,88900,889,84455,508,80645,,77089,1016,74295,2794,72517,26670,48641,50546,24892,74295,1016,74930,381,75692,,76835,xe" fillcolor="red" stroked="f" strokeweight="0">
                  <v:fill opacity="32896f"/>
                  <v:stroke miterlimit="83231f" joinstyle="miter"/>
                  <v:path arrowok="t" textboxrect="0,0,262255,326517"/>
                </v:shape>
                <v:shape id="Shape 611" o:spid="_x0000_s1034" style="position:absolute;left:12232;top:62177;width:2648;height:2651;visibility:visible;mso-wrap-style:square;v-text-anchor:top" coordsize="264795,265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N5JMEA&#10;AADbAAAADwAAAGRycy9kb3ducmV2LnhtbERPS4vCMBC+C/sfwizsTdN1QaUapassCILg6+BtaMam&#10;2ExKk6313xtB8DYf33Nmi85WoqXGl44VfA8SEMS50yUXCo6Hv/4EhA/IGivHpOBOHhbzj94MU+1u&#10;vKN2HwoRQ9inqMCEUKdS+tyQRT9wNXHkLq6xGCJsCqkbvMVwW8lhkoykxZJjg8Galoby6/7fKhhv&#10;s1/b3lsjT6vVcbTdFGdjM6W+PrtsCiJQF97il3ut4/wf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zeSTBAAAA2wAAAA8AAAAAAAAAAAAAAAAAmAIAAGRycy9kb3du&#10;cmV2LnhtbFBLBQYAAAAABAAEAPUAAACGAwAAAAA=&#10;" path="m16764,254c18161,,19304,127,20447,508v1016,381,2159,1143,3175,2159c103124,82169,182626,161671,262128,241173v1016,1016,1778,2159,2286,3302c264668,245618,264795,246635,264414,247904v-381,1397,-1016,2794,-1905,4445c261239,254000,259842,255905,257683,257937v-1905,2032,-3937,3429,-5334,4573c250571,263525,249174,264287,247650,264668v-1270,381,-2286,254,-3429,c243078,264160,241935,263398,241046,262382,161417,182880,81915,103378,2413,23876,1524,22860,762,21590,381,20447,,19431,127,18161,381,16764,762,15494,1524,13970,2413,12192,3556,10795,5080,8890,6858,7112,8890,5080,10795,3556,12446,2286,14097,1397,15494,762,16764,254xe" fillcolor="red" stroked="f" strokeweight="0">
                  <v:fill opacity="32896f"/>
                  <v:stroke miterlimit="83231f" joinstyle="miter"/>
                  <v:path arrowok="t" textboxrect="0,0,264795,265049"/>
                </v:shape>
                <v:shape id="Shape 612" o:spid="_x0000_s1035" style="position:absolute;left:12893;top:60998;width:1619;height:2404;visibility:visible;mso-wrap-style:square;v-text-anchor:top" coordsize="161920,240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njx8EA&#10;AADbAAAADwAAAGRycy9kb3ducmV2LnhtbERP32vCMBB+F/Y/hBvsTdOJlNoZRcaGexKsgq9Hc2ui&#10;zaU0qXb//SIM9nYf389bbUbXihv1wXpW8DrLQBDXXltuFJyOn9MCRIjIGlvPpOCHAmzWT5MVltrf&#10;+UC3KjYihXAoUYGJsSulDLUhh2HmO+LEffveYUywb6Tu8Z7CXSvnWZZLh5ZTg8GO3g3V12pwCor5&#10;8qMYtsX5MhzMLs9ttV8aq9TL87h9AxFpjP/iP/eXTvMX8PglHS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4548fBAAAA2wAAAA8AAAAAAAAAAAAAAAAAmAIAAGRycy9kb3du&#10;cmV2LnhtbFBLBQYAAAAABAAEAPUAAACGAwAAAAA=&#10;" path="m105203,v8017,,16272,953,24718,2921c138303,5080,146939,8033,155734,11890r6186,3328l161920,53737,136144,40767v-6477,-1969,-12827,-3080,-19034,-3429c110903,36988,104838,37402,98933,38481,87249,40513,75819,47244,64897,58166,57785,65405,50546,72517,43434,79756l161920,198241r,42164l8382,86868c3302,81788,762,77470,254,73660,,70103,889,67437,2794,65532,14732,53594,26670,41528,38735,29591,52451,15748,66802,6603,81915,2794,89408,953,97187,,105203,xe" fillcolor="red" stroked="f" strokeweight="0">
                  <v:fill opacity="32896f"/>
                  <v:stroke miterlimit="83231f" joinstyle="miter"/>
                  <v:path arrowok="t" textboxrect="0,0,161920,240405"/>
                </v:shape>
                <v:shape id="Shape 613" o:spid="_x0000_s1036" style="position:absolute;left:14512;top:61150;width:1553;height:3015;visibility:visible;mso-wrap-style:square;v-text-anchor:top" coordsize="155326,30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B9OMEA&#10;AADbAAAADwAAAGRycy9kb3ducmV2LnhtbERPTWsCMRC9C/6HMEJvblahRVajtILQQi9qKe1tSMbN&#10;4mayJum6/fdNQfA2j/c5q83gWtFTiI1nBbOiBEGsvWm4VvBx3E0XIGJCNth6JgW/FGGzHo9WWBl/&#10;5T31h1SLHMKxQgU2pa6SMmpLDmPhO+LMnXxwmDIMtTQBrznctXJelk/SYcO5wWJHW0v6fPhxCr57&#10;fS7159aY3Yv+eg97vNi3i1IPk+F5CSLRkO7im/vV5PmP8P9LPkC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AfTjBAAAA2wAAAA8AAAAAAAAAAAAAAAAAmAIAAGRycy9kb3du&#10;cmV2LnhtbFBLBQYAAAAABAAEAPUAAACGAwAAAAA=&#10;" path="m,l20579,11071c38740,22627,57155,37867,75824,56409v21463,21590,38481,42165,50927,61723c139451,137689,147452,156104,151389,173376v3937,17273,3429,33783,-1143,48769c145801,237258,136657,251609,123068,265198v-11303,11176,-22479,22478,-33655,33654c87508,300758,84714,301520,80904,301011v-3556,-253,-7874,-2794,-12827,-7747l,225187,,183023r74935,74936c82174,250720,89413,243480,96652,236241v10287,-10287,16891,-20574,19685,-31750c119258,193442,119385,181759,115575,168804,111892,155977,105415,142008,95255,127275,85222,112671,71887,97049,54996,80032,41534,66697,27945,55266,14102,45614l,38519,,xe" fillcolor="red" stroked="f" strokeweight="0">
                  <v:fill opacity="32896f"/>
                  <v:stroke miterlimit="83231f" joinstyle="miter"/>
                  <v:path arrowok="t" textboxrect="0,0,155326,301520"/>
                </v:shape>
                <v:shape id="Shape 614" o:spid="_x0000_s1037" style="position:absolute;left:14441;top:59339;width:3286;height:3278;visibility:visible;mso-wrap-style:square;v-text-anchor:top" coordsize="328676,327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xZD8AA&#10;AADbAAAADwAAAGRycy9kb3ducmV2LnhtbERP24rCMBB9F/yHMAu+aboKRapRdr3gPinWfsDYjG1p&#10;MylN1Pr3G2Fh3+ZwrrNc96YRD+pcZVnB5yQCQZxbXXGhILvsx3MQziNrbCyTghc5WK+GgyUm2j75&#10;TI/UFyKEsEtQQel9m0jp8pIMuoltiQN3s51BH2BXSN3hM4SbRk6jKJYGKw4NJba0KSmv07tRgKf8&#10;uufZEdvscOuzeFtfv+udUqOP/msBwlPv/8V/7h8d5sfw/iUcIF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wxZD8AAAADbAAAADwAAAAAAAAAAAAAAAACYAgAAZHJzL2Rvd25y&#10;ZXYueG1sUEsFBgAAAAAEAAQA9QAAAIUDAAAAAA==&#10;" path="m80772,v1143,127,2286,508,3810,1270c86106,2032,87630,3175,89662,4572v1778,1651,4318,3810,6858,6350c98806,13208,100457,15239,102108,17018v1524,2032,2794,3810,3429,5207c106299,23749,106680,24892,106680,25908v,1143,-508,2031,-1016,2540c84836,49276,64262,69977,43434,90678v26035,26034,52070,52070,77978,77978c139192,150876,156972,133096,174752,115315v635,-634,1524,-1015,2667,-1015c178435,114427,179959,114681,181229,115443v1397,635,3175,1905,5080,3429c188087,120523,190246,122428,192786,124968v2286,2286,4064,4444,5715,6222c200152,133096,201168,134747,201803,136017v635,1270,889,2667,762,3429c202565,140588,202057,141478,201549,142112v-17780,17781,-35560,35561,-53340,53341c177800,225044,207391,254635,237109,284353v20955,-21082,42037,-42038,62992,-63119c300736,220599,301498,220218,302768,220090v1143,255,2413,509,3683,1144c307975,221996,309626,222885,311531,224536v1778,1651,4318,3683,6858,6223c320675,233045,322326,235204,323977,236982v1524,1905,2794,3810,3556,5333c328295,243839,328549,244983,328676,246126v-127,1143,-381,2032,-1016,2667c302133,274193,276733,299720,251333,325120v-1905,1778,-4699,2667,-8382,2159c239268,327025,235077,324485,229997,319405,156083,245618,82296,171704,8382,97789,3429,92837,762,88519,381,84709,,81153,889,78359,2794,76581,27940,51435,53086,26288,78232,1015,78867,508,79629,,80772,xe" fillcolor="red" stroked="f" strokeweight="0">
                  <v:fill opacity="32896f"/>
                  <v:stroke miterlimit="83231f" joinstyle="miter"/>
                  <v:path arrowok="t" textboxrect="0,0,328676,327787"/>
                </v:shape>
                <v:shape id="Shape 615" o:spid="_x0000_s1038" style="position:absolute;left:15676;top:57783;width:3575;height:3634;visibility:visible;mso-wrap-style:square;v-text-anchor:top" coordsize="357505,3633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UUH8IA&#10;AADbAAAADwAAAGRycy9kb3ducmV2LnhtbERPS2vCQBC+C/6HZYTezKYerMSsIi0FvdVHS49jdpJs&#10;m50N2TWJ/75bKPQ2H99z8u1oG9FT541jBY9JCoK4cNpwpeByfp2vQPiArLFxTAru5GG7mU5yzLQb&#10;+Ej9KVQihrDPUEEdQptJ6YuaLPrEtcSRK11nMUTYVVJ3OMRw28hFmi6lRcOxocaWnmsqvk83q2Dx&#10;aV6W3lcfe/y6liaVu8vh/U2ph9m4W4MINIZ/8Z97r+P8J/j9JR4gN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5RQfwgAAANsAAAAPAAAAAAAAAAAAAAAAAJgCAABkcnMvZG93&#10;bnJldi54bWxQSwUGAAAAAAQABAD1AAAAhwMAAAAA&#10;" path="m113157,127c114427,,115824,,116967,381v1270,508,2032,1143,3048,2159c196342,78867,272796,155321,349377,231775v2413,2539,4445,5080,5588,7365c356108,241427,356870,243839,357251,245745v254,2032,,3810,-508,5461c356235,252857,355346,254254,354203,255270v-2286,2413,-4699,4699,-6985,7112c344932,264540,342646,266192,340233,266954v-2159,1016,-5080,1270,-8509,761c328549,267588,324612,266573,319913,264795v-4826,-1906,-10541,-4191,-17145,-7620c239649,225933,176022,195707,112903,164464v-9906,-4826,-20193,-9905,-30734,-15493c71755,143637,61468,138176,51816,132842v,127,-127,127,-254,254c60833,142239,70485,151511,80137,161036v9779,9525,19431,19050,28829,28321c159004,239395,208915,289433,258953,339471v1016,889,1524,1905,1905,2921c261493,343789,261493,344932,260985,346202v-254,1397,-889,2794,-1905,4572c257937,352298,256540,354203,254381,356362v-2032,2032,-3937,3428,-5461,4572c247142,361950,245745,362712,244475,362839v-1397,508,-2413,381,-3810,-254c239649,362204,238760,361569,237744,360553,161417,284226,84836,207645,8382,131318,3302,126111,635,121538,254,117602,,113537,889,110362,3048,108204v3556,-3429,6985,-6858,10414,-10287c15875,95377,18288,93726,20701,92583v2159,-1016,4699,-1397,7493,-1397c30988,91439,34417,92202,38100,93599v3937,1524,8382,3429,13843,6096c100457,123952,149606,147320,198247,171704v9017,4445,17653,8382,26162,12573c232791,188468,241173,192659,249301,196850v8128,4318,16129,8255,23876,12192c281051,213233,289179,217297,297053,221361v,,127,-127,127,-127c286893,211201,276225,200660,265303,189737,254254,178943,243840,168529,233680,158369,188722,113411,143764,68453,98933,23622,97917,22606,97282,21717,96774,20574v-381,-1143,-635,-2286,-254,-3810c96647,15240,97536,13843,98552,12319v1270,-1651,2794,-3556,4826,-5588c105283,4826,107188,3302,108712,2159v1524,-1016,2921,-1905,4445,-2032xe" fillcolor="red" stroked="f" strokeweight="0">
                  <v:fill opacity="32896f"/>
                  <v:stroke miterlimit="83231f" joinstyle="miter"/>
                  <v:path arrowok="t" textboxrect="0,0,357505,363347"/>
                </v:shape>
                <v:shape id="Shape 616" o:spid="_x0000_s1039" style="position:absolute;left:17599;top:56479;width:2975;height:3002;visibility:visible;mso-wrap-style:square;v-text-anchor:top" coordsize="297434,30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OAcQA&#10;AADbAAAADwAAAGRycy9kb3ducmV2LnhtbESPQWvCQBCF74L/YRnBm25UaGt0lSAIbfHS1IPHMTsm&#10;wexsyG5N+u87h4K3Gd6b977Z7gfXqAd1ofZsYDFPQBEX3tZcGjh/H2dvoEJEtth4JgO/FGC/G4+2&#10;mFrf8xc98lgqCeGQooEqxjbVOhQVOQxz3xKLdvOdwyhrV2rbYS/hrtHLJHnRDmuWhgpbOlRU3PMf&#10;Z2Cl6/ySfRS3Q+ns6/p0zT6PsTdmOhmyDahIQ3ya/6/freALrPwiA+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jgHEAAAA2wAAAA8AAAAAAAAAAAAAAAAAmAIAAGRycy9k&#10;b3ducmV2LnhtbFBLBQYAAAAABAAEAPUAAACJAwAAAAA=&#10;" path="m71628,254c77089,127,81280,,84074,635v2921,635,4826,1397,6096,1905c91567,3175,92710,3937,94107,4826v1524,1143,3048,2286,4953,3937c100965,10414,102870,12319,105156,14605v2413,2413,4699,4953,6350,6731c112903,23368,114173,25019,114935,26670v1016,1651,1397,2794,1651,3683c116713,31496,116459,32512,115824,33147v-1143,1143,-4064,1397,-8636,889c102489,33655,97282,33655,91059,33655v-6223,381,-12954,1651,-20193,3683c63754,39370,57023,43815,50546,50292,43307,57531,38862,66167,37592,76327v-1270,10160,127,21844,4826,34544c46990,123444,53975,137160,64262,151511v10160,14859,22987,29973,38989,45975c118999,213234,133858,225806,148209,235839v14097,10033,27559,16891,39751,21082c200152,261112,211201,262128,221361,260223v10033,-1524,18923,-6350,26416,-13843c254000,240157,258445,233553,260731,226187v2159,-7239,3810,-14097,3937,-20447c265049,199517,265176,194184,264668,189611v-381,-4699,254,-7493,1397,-8636c266700,180340,267335,180086,268224,180086v635,,1778,381,3048,1016c272669,181991,274447,183261,276479,185166v2032,1778,4572,4191,7493,6985c286131,194311,287782,196088,289306,197739v1397,1651,2540,3048,3556,4318c293751,203454,294513,204724,295148,206121v508,1270,1016,2667,1524,4826c297180,213234,297307,216916,297307,221996v127,5207,-762,10922,-2032,17272c293878,245745,291465,252222,288417,259335v-3302,6730,-8128,12953,-14224,19050c263906,288671,251968,295402,238252,298196v-6858,1397,-14034,1969,-21526,1587c209232,299403,201422,298069,193294,295656v-16510,-4953,-34036,-12954,-52451,-25527c122174,257937,102870,241936,82804,221869,62103,201168,45593,180975,32766,161544,19939,141986,11303,123571,5969,106045,889,88900,,73025,2540,58420,4953,44069,11557,31623,21971,21209,26670,16637,31750,12700,37338,9779,43053,6731,48768,4445,54610,2921,60452,1397,66040,254,71628,254xe" fillcolor="red" stroked="f" strokeweight="0">
                  <v:fill opacity="32896f"/>
                  <v:stroke miterlimit="83231f" joinstyle="miter"/>
                  <v:path arrowok="t" textboxrect="0,0,297434,300165"/>
                </v:shape>
                <v:shape id="Shape 617" o:spid="_x0000_s1040" style="position:absolute;left:18611;top:55798;width:2648;height:2651;visibility:visible;mso-wrap-style:square;v-text-anchor:top" coordsize="264795,265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tOzsEA&#10;AADbAAAADwAAAGRycy9kb3ducmV2LnhtbERPS4vCMBC+C/sfwizsTdP1oG41SlcRFgTBxx68Dc3Y&#10;FJtJaWKt/94Igrf5+J4zW3S2Ei01vnSs4HuQgCDOnS65UHA8rPsTED4ga6wck4I7eVjMP3ozTLW7&#10;8Y7afShEDGGfogITQp1K6XNDFv3A1cSRO7vGYoiwKaRu8BbDbSWHSTKSFkuODQZrWhrKL/urVTDe&#10;Zr+2vbdG/q9Wx9F2U5yMzZT6+uyyKYhAXXiLX+4/Hef/wPOXeIC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bTs7BAAAA2wAAAA8AAAAAAAAAAAAAAAAAmAIAAGRycy9kb3du&#10;cmV2LnhtbFBLBQYAAAAABAAEAPUAAACGAwAAAAA=&#10;" path="m16764,381c18161,,19304,127,20320,508v1143,381,2286,1270,3175,2286c102997,82169,182499,161798,262128,241300v889,1015,1778,2032,2159,3175c264668,245618,264795,246634,264287,247904v-254,1397,-889,2794,-1905,4572c261239,254000,259842,255905,257683,258063v-2032,1906,-3937,3430,-5461,4573c250571,263525,249047,264413,247650,264668v-1270,381,-2413,381,-3429,c242951,264160,241935,263398,241046,262382,161417,182880,81915,103378,2413,23876,1524,22860,762,21590,381,20574,,19431,,18288,381,16764,762,15621,1524,13970,2413,12319,3556,10795,4953,9017,6858,7239,8890,5080,10795,3556,12319,2413,14097,1397,15494,762,16764,381xe" fillcolor="red" stroked="f" strokeweight="0">
                  <v:fill opacity="32896f"/>
                  <v:stroke miterlimit="83231f" joinstyle="miter"/>
                  <v:path arrowok="t" textboxrect="0,0,264795,265049"/>
                </v:shape>
                <v:shape id="Shape 618" o:spid="_x0000_s1041" style="position:absolute;left:19627;top:54728;width:1188;height:2165;visibility:visible;mso-wrap-style:square;v-text-anchor:top" coordsize="118745,216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wC6LwA&#10;AADbAAAADwAAAGRycy9kb3ducmV2LnhtbERPyQrCMBC9C/5DGMGLaKoHkdooIggeXHC7j83YFptJ&#10;baLWvzcHwePj7cm8MaV4Ue0KywqGgwgEcWp1wZmC82nVn4BwHlljaZkUfMjBfNZuJRhr++YDvY4+&#10;EyGEXYwKcu+rWEqX5mTQDWxFHLibrQ36AOtM6hrfIdyUchRFY2mw4NCQY0XLnNL78WkU7DYPV6xw&#10;J3mZbavFxT+ve+op1e00iykIT43/i3/utVYwCuvDl/AD5Ow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0TALovAAAANsAAAAPAAAAAAAAAAAAAAAAAJgCAABkcnMvZG93bnJldi54&#10;bWxQSwUGAAAAAAQABAD1AAAAgQMAAAAA&#10;" path="m25908,381v1651,508,3302,1397,4953,2286l118745,57565r,35399l42799,44958r75946,119115l118745,216546,2540,30734c1651,28956,889,27432,508,25908,,24384,127,23114,635,21463v508,-1651,1524,-3302,2794,-5080c4953,14478,6858,12573,9398,10160,11938,7620,14097,5334,16002,3810,18034,2286,19685,1270,21336,762,22987,254,24384,,25908,381xe" fillcolor="red" stroked="f" strokeweight="0">
                  <v:fill opacity="32896f"/>
                  <v:stroke miterlimit="83231f" joinstyle="miter"/>
                  <v:path arrowok="t" textboxrect="0,0,118745,216546"/>
                </v:shape>
                <v:shape id="Shape 619" o:spid="_x0000_s1042" style="position:absolute;left:20815;top:55303;width:2076;height:2685;visibility:visible;mso-wrap-style:square;v-text-anchor:top" coordsize="207645,268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3wlsUA&#10;AADbAAAADwAAAGRycy9kb3ducmV2LnhtbESPT2vCQBTE7wW/w/IEL6VuTEEluhFRROmlGKW0t0f2&#10;5Q9m34bsqmk/fbdQ8DjMzG+Y5ao3jbhR52rLCibjCARxbnXNpYLzafcyB+E8ssbGMin4JgerdPC0&#10;xETbOx/plvlSBAi7BBVU3reJlC6vyKAb25Y4eIXtDPogu1LqDu8BbhoZR9FUGqw5LFTY0qai/JJd&#10;jYKs/IinZ/+z386eUb+/Fm9f8ScqNRr26wUIT71/hP/bB60gnsDfl/ADZPo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fCWxQAAANsAAAAPAAAAAAAAAAAAAAAAAJgCAABkcnMv&#10;ZG93bnJldi54bWxQSwUGAAAAAAQABAD1AAAAigMAAAAA&#10;" path="m,l196342,122648v3556,2286,5969,4064,7874,5588c205994,130014,206883,131665,207264,133316v381,1651,-127,3302,-1397,4953c204343,140047,202565,142206,200025,144746v-2540,2540,-4445,4572,-6223,5715c192024,151985,190500,152620,189230,152874v-1270,508,-2286,381,-3429,c184658,152493,183388,151858,181737,151096,157099,135348,132334,119981,107696,104233,85598,126331,63627,148302,41529,170400v15748,24130,31115,48514,46736,72644c89154,244441,89789,245838,90170,246981v635,1397,635,2540,381,3810c90424,252442,89789,253966,88519,255490v-1270,1651,-2921,3683,-5207,6096c81026,263872,78740,265650,77089,266920v-1905,1143,-3556,1524,-5080,1270c70485,267809,68707,266920,67056,264888v-1651,-1651,-3429,-4064,-5588,-7620l,158981,,106508r20574,32269c38989,120362,57404,101947,75946,83405l,35399,,xe" fillcolor="red" stroked="f" strokeweight="0">
                  <v:fill opacity="32896f"/>
                  <v:stroke miterlimit="83231f" joinstyle="miter"/>
                  <v:path arrowok="t" textboxrect="0,0,207645,268444"/>
                </v:shape>
                <v:shape id="Shape 620" o:spid="_x0000_s1043" style="position:absolute;left:20699;top:53708;width:3254;height:2622;visibility:visible;mso-wrap-style:square;v-text-anchor:top" coordsize="325374,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OXRsUA&#10;AADbAAAADwAAAGRycy9kb3ducmV2LnhtbESPQWvCQBSE74X+h+UJvRTdmEMp0VVqSkTtyWjb6yP7&#10;TILZt0t2q/HfdwsFj8PMfMPMl4PpxIV631pWMJ0kIIgrq1uuFRwPxfgVhA/IGjvLpOBGHpaLx4c5&#10;ZtpeeU+XMtQiQthnqKAJwWVS+qohg35iHXH0TrY3GKLsa6l7vEa46WSaJC/SYMtxoUFHeUPVufwx&#10;CnbvSb362D2fT5+5vW3d91cR3Fqpp9HwNgMRaAj38H97oxWkKfx9iT9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A5dGxQAAANsAAAAPAAAAAAAAAAAAAAAAAJgCAABkcnMv&#10;ZG93bnJldi54bWxQSwUGAAAAAAQABAD1AAAAigMAAAAA&#10;" path="m17018,381c18542,,19558,127,20574,508v1143,381,2286,1270,3302,2286c95377,74295,167005,146050,238760,217678v19050,-19050,37973,-38100,57023,-57023c296545,159893,297307,159385,298450,159385v1143,127,2540,508,3937,1270c303911,161290,305689,162687,307467,164338v1905,1524,4318,3683,6731,6223c316738,173101,318770,175260,320294,177038v1651,1905,2921,3683,3683,5207c325120,184023,325374,185166,325374,186309v,1143,-254,2159,-1016,2921c300990,212598,277495,236093,254127,259461v-1905,1905,-4699,2794,-8382,2286c242062,261620,237871,258953,232791,253873,156083,177165,79375,100457,2794,23876,1778,22860,889,21844,508,20701,127,19558,,18542,381,17018,762,15748,1524,14224,2413,12573,3683,10922,5207,9017,7112,7239,9271,5080,11049,3556,12573,2286,14351,1397,15748,762,17018,381xe" fillcolor="red" stroked="f" strokeweight="0">
                  <v:fill opacity="32896f"/>
                  <v:stroke miterlimit="83231f" joinstyle="miter"/>
                  <v:path arrowok="t" textboxrect="0,0,325374,262255"/>
                </v:shape>
                <v:shape id="Shape 621" o:spid="_x0000_s1044" style="position:absolute;left:22711;top:51645;width:1187;height:2165;visibility:visible;mso-wrap-style:square;v-text-anchor:top" coordsize="118745,216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7KV8MA&#10;AADbAAAADwAAAGRycy9kb3ducmV2LnhtbESPzWrDMBCE74W+g9hCbo1Ul4TiRjGlJdBb0iSX3BZr&#10;659aKyMptvP2UaCQ4zAz3zCrYrKdGMiHxrGGl7kCQVw603Cl4XjYPL+BCBHZYOeYNFwoQLF+fFhh&#10;btzIPzTsYyUShEOOGuoY+1zKUNZkMcxdT5y8X+ctxiR9JY3HMcFtJzOlltJiw2mhxp4+ayr/9mer&#10;4WS3OzW44OP4taBtq9rh1LZaz56mj3cQkaZ4D/+3v42G7BVuX9IP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97KV8MAAADbAAAADwAAAAAAAAAAAAAAAACYAgAAZHJzL2Rv&#10;d25yZXYueG1sUEsFBgAAAAAEAAQA9QAAAIgDAAAAAA==&#10;" path="m25908,254v1651,381,3302,1270,4953,2286l118745,57438r,35295l42926,44704v,,-127,127,-127,127l118745,163946r,52473l2540,30607c1651,28829,889,27305,508,25781,,24257,254,22987,635,21336v508,-1651,1524,-3302,2794,-5080c4953,14351,6985,12446,9398,9906,11938,7366,14097,5207,16002,3683,18034,2159,19685,1143,21336,635,22987,127,24384,,25908,254xe" fillcolor="red" stroked="f" strokeweight="0">
                  <v:fill opacity="32896f"/>
                  <v:stroke miterlimit="83231f" joinstyle="miter"/>
                  <v:path arrowok="t" textboxrect="0,0,118745,216419"/>
                </v:shape>
                <v:shape id="Shape 622" o:spid="_x0000_s1045" style="position:absolute;left:22259;top:50650;width:399;height:997;visibility:visible;mso-wrap-style:square;v-text-anchor:top" coordsize="39878,99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s9cQA&#10;AADbAAAADwAAAGRycy9kb3ducmV2LnhtbESPQWvCQBSE74L/YXlCb7ppKKVNXUMJCKW3aqX09sg+&#10;szHZt2F3q9Ff7xYEj8PMfMMsy9H24kg+tI4VPC4yEMS10y03Cr636/kLiBCRNfaOScGZApSr6WSJ&#10;hXYn/qLjJjYiQTgUqMDEOBRShtqQxbBwA3Hy9s5bjEn6RmqPpwS3vcyz7FlabDktGByoMlR3mz+r&#10;4GdNfZO/dmO3q/zOHD635994UephNr6/gYg0xnv41v7QCvIn+P+SfoB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gLPXEAAAA2wAAAA8AAAAAAAAAAAAAAAAAmAIAAGRycy9k&#10;b3ducmV2LnhtbFBLBQYAAAAABAAEAPUAAACJAwAAAAA=&#10;" path="m20320,381v1651,381,2667,1270,3810,2413c25019,4318,25654,5842,26289,8001v4445,22860,8382,45847,12827,68580c39624,78740,39751,80518,39751,81661v127,1651,-254,2921,-762,4191c38735,87249,37719,88646,36957,89916v-1016,1397,-2286,3175,-4064,4826c30988,96647,29337,97917,27813,98552v-1270,1016,-2540,1143,-3683,762c23114,99060,22098,98171,21209,97155v-762,-1143,-1651,-2921,-2286,-5080c12954,70739,7366,49276,1270,27940,381,25400,254,23368,127,21463,,19685,381,18161,889,16510v508,-1651,1397,-3302,2667,-4953c4826,9906,6604,8128,8636,6096,11049,3683,13208,1778,15113,1143,17145,254,18796,,20320,381xe" fillcolor="red" stroked="f" strokeweight="0">
                  <v:fill opacity="32896f"/>
                  <v:stroke miterlimit="83231f" joinstyle="miter"/>
                  <v:path arrowok="t" textboxrect="0,0,39878,99695"/>
                </v:shape>
                <v:shape id="Shape 623" o:spid="_x0000_s1046" style="position:absolute;left:23898;top:52220;width:2077;height:2685;visibility:visible;mso-wrap-style:square;v-text-anchor:top" coordsize="207645,268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9oo8QA&#10;AADbAAAADwAAAGRycy9kb3ducmV2LnhtbESPQWvCQBSE74L/YXmF3symQktMs0osFFooSKIXb8/s&#10;MwnNvg3ZNab/visIHoeZ+YbJNpPpxEiDay0reIliEMSV1S3XCg77z0UCwnlkjZ1lUvBHDjbr+SzD&#10;VNsrFzSWvhYBwi5FBY33fSqlqxoy6CLbEwfvbAeDPsihlnrAa4CbTi7j+E0abDksNNjTR0PVb3kx&#10;CpLjdvWdU3/iS2nPdV7sDj80KvX8NOXvIDxN/hG+t7+0guUr3L6E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vaKPEAAAA2wAAAA8AAAAAAAAAAAAAAAAAmAIAAGRycy9k&#10;b3ducmV2LnhtbFBLBQYAAAAABAAEAPUAAACJAwAAAAA=&#10;" path="m,l196342,122648v3556,2286,6096,4064,7874,5588c205994,130014,206883,131665,207264,133316v381,1651,-127,3175,-1397,4826c204343,140047,202692,142206,200152,144746v-2667,2667,-4699,4572,-6350,5715c192024,151985,190627,152620,189230,152747v-1143,635,-2286,508,-3429,c184658,152493,183388,151858,181737,151096,157226,135348,132334,119981,107696,104233,85598,126331,63627,148302,41529,170400v15621,24130,31115,48514,46736,72644c89154,244441,89789,245838,90170,246981v635,1397,635,2540,381,3810c90424,252442,89789,253966,88519,255490v-1270,1651,-2794,3683,-5207,6096c81026,263872,78740,265523,77089,266920v-1905,1143,-3556,1651,-5080,1270c70485,267809,68707,266920,67183,264888v-1778,-1651,-3556,-4064,-5715,-7620l,158981,,106508r20574,32269c38989,120362,57404,101947,75946,83405l,35295,,xe" fillcolor="red" stroked="f" strokeweight="0">
                  <v:fill opacity="32896f"/>
                  <v:stroke miterlimit="83231f" joinstyle="miter"/>
                  <v:path arrowok="t" textboxrect="0,0,207645,268571"/>
                </v:shape>
                <v:shape id="Shape 624" o:spid="_x0000_s1047" style="position:absolute;left:23811;top:50154;width:1020;height:1730;visibility:visible;mso-wrap-style:square;v-text-anchor:top" coordsize="102060,172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mTcMA&#10;AADbAAAADwAAAGRycy9kb3ducmV2LnhtbESP0YrCMBRE3xf8h3AF39ZUha7WRhFRlH1YqPoBl+ba&#10;ljY3pYm1/r1ZWNjHYWbOMOl2MI3oqXOVZQWzaQSCOLe64kLB7Xr8XIJwHlljY5kUvMjBdjP6SDHR&#10;9skZ9RdfiABhl6CC0vs2kdLlJRl0U9sSB+9uO4M+yK6QusNngJtGzqMolgYrDgsltrQvKa8vD6Ng&#10;sTJ9XJ8PP9nLfn9l1+Hkb9lCqcl42K1BeBr8f/ivfdYK5jH8fgk/QG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OmTcMAAADbAAAADwAAAAAAAAAAAAAAAACYAgAAZHJzL2Rv&#10;d25yZXYueG1sUEsFBgAAAAAEAAQA9QAAAIgDAAAAAA==&#10;" path="m79502,r22558,1683l102060,38496,94885,36957v-4715,-64,-9414,825,-14113,2667c77724,40640,74930,42291,71882,44450v-2921,2286,-6604,5461,-10795,9652c55245,60071,49276,66040,43307,72009r58753,58753l102060,172926,8382,79248c3429,74295,762,69977,381,66167,,62611,889,59817,2794,58039,14097,46736,25273,35433,36576,24257v4064,-4191,7493,-7239,10541,-9779c49911,12319,52832,10287,55372,8509,63246,4064,70993,1016,79502,xe" fillcolor="red" stroked="f" strokeweight="0">
                  <v:fill opacity="32896f"/>
                  <v:stroke miterlimit="83231f" joinstyle="miter"/>
                  <v:path arrowok="t" textboxrect="0,0,102060,172926"/>
                </v:shape>
                <v:shape id="Shape 625" o:spid="_x0000_s1048" style="position:absolute;left:24831;top:50171;width:2453;height:3104;visibility:visible;mso-wrap-style:square;v-text-anchor:top" coordsize="245285,310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tlf8QA&#10;AADbAAAADwAAAGRycy9kb3ducmV2LnhtbESPQWvCQBSE7wX/w/IEb3WjtLXEbESEQJFeqh56fGaf&#10;SXD3bcyuSfz33UKhx2FmvmGyzWiN6KnzjWMFi3kCgrh0uuFKwelYPL+D8AFZo3FMCh7kYZNPnjJM&#10;tRv4i/pDqESEsE9RQR1Cm0rpy5os+rlriaN3cZ3FEGVXSd3hEOHWyGWSvEmLDceFGlva1VReD3er&#10;gPt78jAv3353LvaLwbzeis8SlZpNx+0aRKAx/If/2h9awXIFv1/iD5D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rZX/EAAAA2wAAAA8AAAAAAAAAAAAAAAAAmAIAAGRycy9k&#10;b3ducmV2LnhtbFBLBQYAAAAABAAEAPUAAACJAwAAAAA=&#10;" path="m,l2969,222v8636,2413,17272,5969,26035,11557c37640,17367,46276,24352,55039,32988v8128,8255,14859,16636,20066,24384c80312,65627,83995,73501,86408,81121v2540,8001,3556,15621,3429,23114c89710,111601,88694,118967,86662,126206v4318,-762,9017,-1143,13843,-382c105458,126587,110792,127730,116507,129762v5715,2032,11811,4572,18415,8128c141399,141319,148765,145129,156639,149828v22987,13589,46101,26796,69088,40513c231442,193770,235379,196310,237538,197707v2286,1524,3937,2921,4953,3937c243507,202660,244142,203676,244777,204692v508,1016,508,2159,381,3556c244904,209645,244142,211169,242745,212820v-1270,1651,-2921,3810,-5461,6223c235252,221202,233220,222599,231696,223869v-1397,1143,-3048,1905,-4572,1905c225600,226155,224203,225901,222933,225393v-1524,-508,-3175,-1397,-5080,-2540c193596,207994,168958,193516,144574,178784v-8255,-5080,-16256,-9398,-23622,-13208c113586,161766,106474,159353,99870,157829v-6477,-1397,-12573,-1397,-18415,-508c75867,158718,70660,161766,65834,166592v-4699,4699,-9398,9398,-14097,14224c86916,215995,122222,251301,157528,286607v1016,889,1778,1905,2159,3175c160195,290798,160068,292068,159687,293211v-254,1397,-889,2667,-1778,4572c156639,299180,155242,301212,153083,303371v-2032,2032,-3937,3429,-5461,4572c145971,308832,144447,309594,143050,309848v-1270,508,-2413,508,-3429,c138351,309467,137462,308705,136446,307689l,171243,,129079r24940,24940c31798,147161,38783,140176,45641,133318v5461,-5461,9398,-11430,11303,-17653c58722,109315,59357,103219,58087,96742,57071,90265,54785,84042,50848,77311,46911,71088,41958,64738,35989,58896,26210,49117,16558,42259,7033,38322l,36813,,xe" fillcolor="red" stroked="f" strokeweight="0">
                  <v:fill opacity="32896f"/>
                  <v:stroke miterlimit="83231f" joinstyle="miter"/>
                  <v:path arrowok="t" textboxrect="0,0,245285,310356"/>
                </v:shape>
                <v:shape id="Shape 626" o:spid="_x0000_s1049" style="position:absolute;left:25177;top:48602;width:3287;height:3278;visibility:visible;mso-wrap-style:square;v-text-anchor:top" coordsize="328676,327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OiW74A&#10;AADbAAAADwAAAGRycy9kb3ducmV2LnhtbERPy4rCMBTdC/5DuII7TVWQoTaKT5zVDGo/4NrcPmhz&#10;U5qo9e/NYmCWh/NONr1pxJM6V1lWMJtGIIgzqysuFKS30+QLhPPIGhvLpOBNDjbr4SDBWNsXX+h5&#10;9YUIIexiVFB638ZSuqwkg25qW+LA5bYz6APsCqk7fIVw08h5FC2lwYpDQ4kt7UvK6uvDKMDf7H7i&#10;xQ+26Tnv0+Whvu/qo1LjUb9dgfDU+3/xn/tbK5iHseFL+AFy/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uzolu+AAAA2wAAAA8AAAAAAAAAAAAAAAAAmAIAAGRycy9kb3ducmV2&#10;LnhtbFBLBQYAAAAABAAEAPUAAACDAwAAAAA=&#10;" path="m80772,v1143,,2286,508,3810,1270c86106,2032,87757,3048,89662,4572v1778,1651,4318,3810,6858,6350c98806,13208,100457,15240,102108,17018v1524,2032,2794,3810,3429,5207c106299,23749,106680,24892,106807,25908v,1143,-508,1905,-1143,2540c84963,49276,64262,69850,43434,90678v26035,26035,52070,52070,77978,77978c139319,150876,157099,132969,174752,115316v762,-635,1524,-1016,2794,-1143c178562,114300,179959,114681,181229,115316v1397,762,3302,1905,5080,3556c188214,120523,190373,122428,192913,124968v2286,2286,4064,4318,5588,6223c200279,132969,201168,134620,201930,136017v508,1143,889,2540,635,3302c202565,140589,202184,141351,201549,142113v-17780,17653,-35560,35433,-53340,53340c177800,225044,207518,254635,237109,284353v20955,-21082,42037,-42037,62992,-63119c300736,220599,301498,220218,302768,220091v1143,127,2413,381,3683,1143c307975,221869,309626,222885,311531,224409v1778,1651,4318,3810,6858,6350c320675,233045,322326,235077,323977,236982v1651,1905,2794,3683,3556,5334c328422,243713,328676,244983,328676,245999v,1270,-381,2159,-1016,2794c302133,274193,276860,299593,251333,324993v-1778,1905,-4699,2794,-8382,2286c239268,327025,235077,324485,229997,319405,156210,245618,82296,171704,8382,97790,3429,92837,762,88519,381,84709,,81153,889,78359,2794,76454,27940,51308,53086,26289,78232,1016,78867,508,79629,,80772,xe" fillcolor="red" stroked="f" strokeweight="0">
                  <v:fill opacity="32896f"/>
                  <v:stroke miterlimit="83231f" joinstyle="miter"/>
                  <v:path arrowok="t" textboxrect="0,0,328676,327787"/>
                </v:shape>
                <v:shape id="Shape 627" o:spid="_x0000_s1050" style="position:absolute;left:26763;top:47593;width:1187;height:2165;visibility:visible;mso-wrap-style:square;v-text-anchor:top" coordsize="118681,2165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h1E8MA&#10;AADbAAAADwAAAGRycy9kb3ducmV2LnhtbESPzWrDMBCE74W8g9hCbo3cxC2NG9mEQMCXHOyWnrfW&#10;xja1VsZS/PP2UaHQ4zAz3zCHbDadGGlwrWUFz5sIBHFldcu1gs+P89MbCOeRNXaWScFCDrJ09XDA&#10;RNuJCxpLX4sAYZeggsb7PpHSVQ0ZdBvbEwfvageDPsihlnrAKcBNJ7dR9CoNthwWGuzp1FD1U96M&#10;gjwuTi/VGJvvJd7pr6LT7ORFqfXjfHwH4Wn2/+G/dq4VbPfw+yX8AJn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Fh1E8MAAADbAAAADwAAAAAAAAAAAAAAAACYAgAAZHJzL2Rv&#10;d25yZXYueG1sUEsFBgAAAAAEAAQA9QAAAIgDAAAAAA==&#10;" path="m25908,254v1651,508,3302,1397,4953,2286l118681,57398r,35503l42799,44831r75882,119016l118681,216533,2540,30607c1651,28829,762,27432,508,25781,,24257,127,22987,635,21336v381,-1524,1524,-3302,2794,-5080c4953,14478,6858,12446,9398,10033,11938,7493,14097,5207,16002,3683,18034,2159,19558,1143,21336,635,22987,127,24257,,25908,254xe" fillcolor="red" stroked="f" strokeweight="0">
                  <v:fill opacity="32896f"/>
                  <v:stroke miterlimit="83231f" joinstyle="miter"/>
                  <v:path arrowok="t" textboxrect="0,0,118681,216533"/>
                </v:shape>
                <v:shape id="Shape 628" o:spid="_x0000_s1051" style="position:absolute;left:27950;top:48167;width:2077;height:2686;visibility:visible;mso-wrap-style:square;v-text-anchor:top" coordsize="207709,268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9ILwA&#10;AADbAAAADwAAAGRycy9kb3ducmV2LnhtbERPSwrCMBDdC94hjOBOUxVUqlFEKYiu/K6HZmyLzaQ0&#10;sdbbm4Xg8vH+y3VrStFQ7QrLCkbDCARxanXBmYLrJRnMQTiPrLG0TAo+5GC96naWGGv75hM1Z5+J&#10;EMIuRgW591UspUtzMuiGtiIO3MPWBn2AdSZ1je8Qbko5jqKpNFhwaMixom1O6fP8Mgp2d9ncxsne&#10;TNxt99kc5Cw5nmZK9XvtZgHCU+v/4p97rxVMwvrwJfwAufo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b8L0gvAAAANsAAAAPAAAAAAAAAAAAAAAAAJgCAABkcnMvZG93bnJldi54&#10;bWxQSwUGAAAAAAQABAD1AAAAgQMAAAAA&#10;" path="m,l196405,122687v3430,2414,5969,4065,7875,5589c206058,130054,206947,131831,207328,133356v381,1650,-127,3302,-1398,4953c204407,140087,202629,142246,200089,144786v-2540,2667,-4572,4699,-6223,5842c192088,152025,190564,152787,189167,152914v-1143,508,-2159,508,-3302,c184722,152533,183324,152025,181801,151136,157163,135387,132271,120021,107760,104273,85661,126371,63564,148342,41592,170440v15622,24257,30988,48641,46737,72771c89217,244608,89853,246005,90234,247021v508,1397,508,2666,381,3810c90488,252481,89853,254006,88583,255530v-1270,1651,-2922,3682,-5207,6096c81090,263912,78804,265690,77153,266960v-2032,1270,-3556,1651,-5080,1270c70549,267849,68771,266960,67120,265055v-1778,-1651,-3429,-4191,-5715,-7620l,159134,,106449r20638,32368c39053,120402,57467,101987,75883,83572l,35502,,xe" fillcolor="red" stroked="f" strokeweight="0">
                  <v:fill opacity="32896f"/>
                  <v:stroke miterlimit="83231f" joinstyle="miter"/>
                  <v:path arrowok="t" textboxrect="0,0,207709,268611"/>
                </v:shape>
                <v:shape id="Shape 629" o:spid="_x0000_s1052" style="position:absolute;left:28737;top:45342;width:2974;height:3002;visibility:visible;mso-wrap-style:square;v-text-anchor:top" coordsize="297434,300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vfscMA&#10;AADbAAAADwAAAGRycy9kb3ducmV2LnhtbESPQWsCMRSE70L/Q3iCN82qpcjWKFKxiAeLa70/kudm&#10;cfOybNJ1/feNUOhxmJlvmOW6d7XoqA2VZwXTSQaCWHtTcang+7wbL0CEiGyw9kwKHhRgvXoZLDE3&#10;/s4n6opYigThkKMCG2OTSxm0JYdh4hvi5F196zAm2ZbStHhPcFfLWZa9SYcVpwWLDX1Y0rfixym4&#10;6f7zoK+XpttujwedzXZfr/ai1GjYb95BROrjf/ivvTcK5lN4fkk/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vfscMAAADbAAAADwAAAAAAAAAAAAAAAACYAgAAZHJzL2Rv&#10;d25yZXYueG1sUEsFBgAAAAAEAAQA9QAAAIgDAAAAAA==&#10;" path="m71501,127c77089,,81280,,84074,508v2794,635,4826,1397,6096,2032c91440,3175,92837,3810,94234,4699v1397,1270,2921,2286,4826,3937c100965,10287,102870,12192,105156,14478v2413,2413,4699,4953,6223,6858c112903,23241,114173,25019,114935,26416v1016,1905,1397,2921,1524,3937c116586,31369,116459,32385,115824,33020v-1143,1143,-4064,1397,-8636,889c102616,33401,97282,33528,90932,33528v-6096,381,-12954,1651,-20066,3683c63627,39370,56896,43815,50419,50292,43307,57404,38735,66040,37592,76327v-1270,10033,,21717,4699,34417c46990,123317,53975,137033,64135,151511v10160,14732,23114,29972,38989,45847c118872,213106,133858,225806,148082,235839v14097,9906,27686,16764,39751,20955c200152,261112,211201,262001,221234,260096v10160,-1524,18923,-6223,26416,-13716c254000,240030,258572,233426,260731,226060v2159,-7239,3683,-13970,3810,-20447c265049,199517,265176,194056,264668,189484v-508,-4572,127,-7366,1397,-8636c266700,180213,267335,179832,268097,179959v762,-127,1905,381,3048,1016c272542,181991,274320,183261,276479,185039v2032,1778,4572,4064,7493,6985c286131,194183,287782,195834,289179,197612v1524,1651,2667,3175,3683,4318c293878,203327,294513,204724,295148,205994v508,1270,1016,2794,1397,4953c297180,213106,297307,216789,297307,221869v127,5334,-889,11049,-2159,17399c293878,245745,291465,252222,288417,259207v-3429,6731,-8128,12954,-14097,19050c263906,288544,251841,295402,238379,298069v-6985,1461,-14192,2064,-21685,1683c209201,299371,201422,298006,193294,295529v-16510,-4826,-34036,-12954,-52578,-25400c122174,257810,102870,241808,82677,221742,62103,201168,45466,180975,32766,161417,19812,141986,11176,123444,5842,106045,762,88773,,73025,2540,58293,4953,43942,11557,31496,22098,21082,26543,16510,31623,12573,37338,9652,42926,6731,48768,4318,54610,2794,60325,1270,65913,127,71501,127xe" fillcolor="red" stroked="f" strokeweight="0">
                  <v:fill opacity="32896f"/>
                  <v:stroke miterlimit="83231f" joinstyle="miter"/>
                  <v:path arrowok="t" textboxrect="0,0,297434,300133"/>
                </v:shape>
                <v:shape id="Shape 630" o:spid="_x0000_s1053" style="position:absolute;left:29749;top:44662;width:2648;height:2650;visibility:visible;mso-wrap-style:square;v-text-anchor:top" coordsize="264795,265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YkN8UA&#10;AADeAAAADwAAAGRycy9kb3ducmV2LnhtbERPTWvCQBC9F/oflhG81Y0V05q6SlopCIJQq4fehuyY&#10;DWZnQ3Yb4793BcHbPN7nzJe9rUVHra8cKxiPEhDEhdMVlwr2v98v7yB8QNZYOyYFF/KwXDw/zTHT&#10;7sw/1O1CKWII+wwVmBCaTEpfGLLoR64hjtzRtRZDhG0pdYvnGG5r+ZokqbRYcWww2NCXoeK0+7cK&#10;3rb5p+0unZGH1Wqfbjfln7G5UsNBn3+ACNSHh/juXus4fzKbpnB7J94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1iQ3xQAAAN4AAAAPAAAAAAAAAAAAAAAAAJgCAABkcnMv&#10;ZG93bnJldi54bWxQSwUGAAAAAAQABAD1AAAAigMAAAAA&#10;" path="m16764,254c18161,,19177,127,20447,381v1016,381,2032,1270,3048,2286c102997,82169,182499,161671,262001,241173v1016,1016,1778,2032,2286,3175c264668,245491,264795,246507,264287,247777v-254,1524,-889,2794,-1778,4572c261239,253873,259715,255778,257683,257937v-1905,1905,-3937,3429,-5461,4572c250444,263525,249047,264287,247650,264541v-1397,508,-2413,381,-3556,c242951,264033,241935,263271,240919,262255,161417,182753,81915,103251,2413,23749,1397,22860,635,21590,254,20447,,19304,,18161,254,16764,635,15494,1397,13970,2286,12192,3556,10668,4953,8890,6858,6985,8890,4953,10795,3429,12319,2159,14097,1270,15494,762,16764,254xe" fillcolor="red" stroked="f" strokeweight="0">
                  <v:fill opacity="32896f"/>
                  <v:stroke miterlimit="83231f" joinstyle="miter"/>
                  <v:path arrowok="t" textboxrect="0,0,264795,265049"/>
                </v:shape>
                <v:shape id="Shape 631" o:spid="_x0000_s1054" style="position:absolute;left:30408;top:43371;width:3287;height:3278;visibility:visible;mso-wrap-style:square;v-text-anchor:top" coordsize="328676,327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c+DsMA&#10;AADeAAAADwAAAGRycy9kb3ducmV2LnhtbERPzWrCQBC+C77DMkJvdWOlVqOr2FrRU0XNA4zZMQnJ&#10;zobsqvHtXaHgbT6+35ktWlOJKzWusKxg0I9AEKdWF5wpSI7r9zEI55E1VpZJwZ0cLObdzgxjbW+8&#10;p+vBZyKEsItRQe59HUvp0pwMur6tiQN3to1BH2CTSd3gLYSbSn5E0UgaLDg05FjTT05pebgYBbhL&#10;T2se/mGdbM5tMlqVp+/yV6m3XrucgvDU+pf4373VYf5w8vkFz3fCD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c+DsMAAADeAAAADwAAAAAAAAAAAAAAAACYAgAAZHJzL2Rv&#10;d25yZXYueG1sUEsFBgAAAAAEAAQA9QAAAIgDAAAAAA==&#10;" path="m80772,v1143,127,2286,508,3810,1270c86106,2032,87630,3048,89662,4572v1778,1651,4318,3810,6858,6350c98806,13208,100457,15240,102108,17018v1524,2032,2794,3810,3429,5207c106299,23749,106680,24892,106680,25908v,1143,-381,2032,-1016,2540c84963,49276,64262,69977,43434,90678v26035,26035,52070,52070,77978,77978c139192,150876,156972,133096,174752,115316v635,-635,1524,-1016,2667,-1016c178435,114427,179959,114681,181229,115443v1397,635,3175,1905,5080,3429c188087,120523,190246,122428,192786,124968v2286,2286,4064,4318,5715,6223c200152,133096,201168,134620,201803,136017v635,1270,889,2667,762,3429c202565,140589,202057,141478,201549,142113v-17780,17780,-35560,35560,-53340,53340c177800,225044,207391,254635,237109,284353v20955,-21082,42037,-42037,62992,-63119c300736,220599,301498,220218,302768,220091v1143,254,2413,508,3683,1143c307975,221996,309626,222885,311531,224536v1778,1524,4318,3683,6858,6223c320675,233045,322326,235204,323977,236982v1524,1905,2794,3810,3556,5334c328295,243713,328549,244983,328676,246126v-127,1143,-381,2032,-1016,2667c302133,274193,276733,299720,251333,325120v-1905,1778,-4699,2667,-8382,2159c239268,327025,235077,324485,229997,319405,156210,245618,82296,171704,8382,97790,3429,92837,762,88519,381,84709,,81153,889,78359,2794,76581,27940,51308,53086,26289,78232,1016,78867,508,79629,,80772,xe" fillcolor="red" stroked="f" strokeweight="0">
                  <v:fill opacity="32896f"/>
                  <v:stroke miterlimit="83231f" joinstyle="miter"/>
                  <v:path arrowok="t" textboxrect="0,0,328676,327787"/>
                </v:shape>
                <v:shape id="Shape 632" o:spid="_x0000_s1055" style="position:absolute;left:31645;top:41816;width:3574;height:3633;visibility:visible;mso-wrap-style:square;v-text-anchor:top" coordsize="357378,3633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l8XscA&#10;AADeAAAADwAAAGRycy9kb3ducmV2LnhtbESPzU7DQAyE70h9h5UrcaMbihpC2m1VISEQt5a/Hq2s&#10;m0RkvVHWtOnb4wMSN1sznvm82oyhMycaUhvZwe0sA0NcRd9y7eD97emmAJME2WMXmRxcKMFmPbla&#10;YenjmXd02kttNIRTiQ4akb60NlUNBUyz2BOrdoxDQNF1qK0f8KzhobPzLMttwJa1ocGeHhuqvvc/&#10;wUEhi49jXl0OMi92n/f99it/HZ+du56O2yUYoVH+zX/XL17x7x4Wyqvv6Ax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pfF7HAAAA3gAAAA8AAAAAAAAAAAAAAAAAmAIAAGRy&#10;cy9kb3ducmV2LnhtbFBLBQYAAAAABAAEAPUAAACMAwAAAAA=&#10;" path="m113030,127c114300,,115697,,116840,381v1270,508,2032,1143,3048,2159c196342,78867,272669,155321,349250,231775v2413,2540,4445,5080,5588,7366c355981,241427,356743,243840,357124,245745v254,2032,,3810,-508,5461c356108,252857,355219,254254,354076,255270v-2286,2413,-4572,4699,-6985,7112c344805,264541,342519,266192,340233,266954v-2286,1016,-5207,1270,-8636,762c328422,267462,324485,266573,319786,264795v-4826,-1905,-10541,-4191,-17145,-7620c239522,225933,175895,195707,112776,164465v-9906,-4826,-20193,-9906,-30734,-15494c71628,143637,61341,138176,51689,132842v,127,-127,127,-254,254c60706,142240,70358,151511,80010,161036v9779,9525,19431,19050,28829,28321c158877,239395,208788,289433,258826,339471v1016,889,1524,1905,2032,2921c261366,343789,261366,344932,260858,346202v-254,1397,-889,2794,-1905,4572c257810,352171,256413,354203,254254,356362v-2032,2032,-3937,3429,-5461,4572c247015,361950,245618,362712,244348,362839v-1397,508,-2413,381,-3683,-254c239522,362204,238633,361569,237617,360553,161290,284226,84709,207645,8255,131318,3175,126111,508,121539,127,117602,,113538,762,110363,2921,108204v3556,-3429,6985,-6858,10414,-10287c15748,95377,18161,93726,20574,92583v2159,-1016,4699,-1397,7493,-1397c30861,91440,34290,92202,37973,93599v3937,1524,8382,3302,13843,6096c100330,123952,149479,147320,198120,171704v9017,4318,17653,8382,26162,12446c232664,188468,241046,192659,249174,196850v8128,4318,16129,8255,23876,12192c281051,213233,289052,217297,297053,221361v,,,-127,,-127c286766,211074,276098,200660,265176,189738,254127,178943,243713,168529,233553,158369,188595,113411,143637,68453,98806,23622,97790,22606,97155,21717,96774,20574v-508,-1143,-762,-2286,-381,-3810c96520,15240,97409,13843,98425,12192v1270,-1524,2794,-3429,4826,-5461c105156,4826,107061,3302,108585,2159v1524,-1016,3048,-1905,4445,-2032xe" fillcolor="red" stroked="f" strokeweight="0">
                  <v:fill opacity="32896f"/>
                  <v:stroke miterlimit="83231f" joinstyle="miter"/>
                  <v:path arrowok="t" textboxrect="0,0,357378,363347"/>
                </v:shape>
                <v:shape id="Shape 633" o:spid="_x0000_s1056" style="position:absolute;left:33049;top:40396;width:3132;height:3131;visibility:visible;mso-wrap-style:square;v-text-anchor:top" coordsize="313182,313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700MgA&#10;AADeAAAADwAAAGRycy9kb3ducmV2LnhtbESP3WrCQBCF7wXfYZmCd3VjpWJSV5HQgggV/KHg3ZCd&#10;JiHZ2XR31fj23ULBuxnOmfOdWax604orOV9bVjAZJyCIC6trLhWcjh/PcxA+IGtsLZOCO3lYLYeD&#10;BWba3nhP10MoRQxhn6GCKoQuk9IXFRn0Y9sRR+3bOoMhrq6U2uEthptWviTJTBqsORIq7CivqGgO&#10;FxMhbpdv8/dtsOnk8+vnfGzuzblRavTUr99ABOrDw/x/vdGx/jR9TeHvnTiD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DvTQyAAAAN4AAAAPAAAAAAAAAAAAAAAAAJgCAABk&#10;cnMvZG93bnJldi54bWxQSwUGAAAAAAQABAD1AAAAjQMAAAAA&#10;" path="m114300,v1016,127,2413,381,3937,1143c119761,2032,121412,3175,123317,4826v2032,1778,4318,3810,6858,6223c132588,13589,134620,15875,136271,17653v1524,1905,2794,3683,3429,4953c140589,24130,140716,25400,140843,26543v,1143,-508,1905,-1143,2540c124841,43942,109982,58801,94996,73787v71882,71882,143764,143764,215519,215519c311531,290322,312293,291338,312801,292608v381,1016,381,2159,,3429c312547,297434,311785,298831,310896,300482v-1143,1524,-2667,3429,-4826,5588c304165,308102,302133,309499,300736,310642v-1778,1016,-3175,1778,-4699,2159c294767,313182,293751,313055,292608,312801v-1143,-508,-2286,-1270,-3175,-2286c217551,238760,145796,166878,73787,94996,58928,109855,44069,124714,29083,139700v-508,635,-1397,1016,-2413,1016c25527,140716,24384,140335,22860,139573v-1397,-635,-3175,-1905,-4953,-3556c15875,134493,13589,132588,11176,130048,8636,127635,6731,125349,4953,123190,3302,121285,2159,119634,1397,117983,508,116586,127,115316,127,114173,,113157,508,112268,1143,111760,38100,74803,74930,37973,111760,1016,112395,508,113157,,114300,xe" fillcolor="red" stroked="f" strokeweight="0">
                  <v:fill opacity="32896f"/>
                  <v:stroke miterlimit="83231f" joinstyle="miter"/>
                  <v:path arrowok="t" textboxrect="0,0,313182,313182"/>
                </v:shape>
                <v:shape id="Shape 634" o:spid="_x0000_s1057" style="position:absolute;left:34463;top:39947;width:2648;height:2650;visibility:visible;mso-wrap-style:square;v-text-anchor:top" coordsize="264795,264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AZKMMA&#10;AADbAAAADwAAAGRycy9kb3ducmV2LnhtbESPQWvCQBSE70L/w/IKvUjd1IJI6iptacWjJoVeH9ln&#10;Nph9G7KvJv77riB4HGbmG2a1GX2rztTHJrCBl1kGirgKtuHawE/5/bwEFQXZYhuYDFwowmb9MFlh&#10;bsPABzoXUqsE4ZijASfS5VrHypHHOAsdcfKOofcoSfa1tj0OCe5bPc+yhfbYcFpw2NGno+pU/HkD&#10;269pedzvPobs12GNh0LK6UmMeXoc399ACY1yD9/aO2vgdQ7XL+kH6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AZKMMAAADbAAAADwAAAAAAAAAAAAAAAACYAgAAZHJzL2Rv&#10;d25yZXYueG1sUEsFBgAAAAAEAAQA9QAAAIgDAAAAAA==&#10;" path="m16764,127c18161,,19304,,20320,381v1143,381,2286,1270,3175,2286c102997,82169,182499,161671,262128,241173v889,1016,1778,2032,2159,3175c264668,245491,264795,246507,264414,247777v-381,1397,-1016,2794,-1905,4445c261239,253873,259842,255778,257683,257810v-1905,2032,-3937,3429,-5461,4699c250444,263398,249047,264287,247650,264541v-1270,381,-2413,381,-3429,c242951,264033,241935,263271,241046,262255,161417,182753,81915,103251,2413,23749,1524,22733,762,21590,381,20447,,19304,,18161,381,16637,762,15494,1524,13843,2413,12192,3556,10668,4953,8890,6858,6985,8890,4953,10795,3429,12446,2159,14097,1270,15494,635,16764,127xe" fillcolor="red" stroked="f" strokeweight="0">
                  <v:fill opacity="32896f"/>
                  <v:stroke miterlimit="83231f" joinstyle="miter"/>
                  <v:path arrowok="t" textboxrect="0,0,264795,264922"/>
                </v:shape>
                <v:shape id="Shape 635" o:spid="_x0000_s1058" style="position:absolute;left:35123;top:38696;width:2623;height:3267;visibility:visible;mso-wrap-style:square;v-text-anchor:top" coordsize="262382,326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dgnsQA&#10;AADbAAAADwAAAGRycy9kb3ducmV2LnhtbESPQUsDMRSE70L/Q3gFb23WbrGyNi2lIChFoa14fibP&#10;3cXNS0jidu2vb4SCx2FmvmGW68F2oqcQW8cK7qYFCGLtTMu1gvfj0+QBREzIBjvHpOCXIqxXo5sl&#10;VsadeE/9IdUiQzhWqKBJyVdSRt2QxTh1njh7Xy5YTFmGWpqApwy3nZwVxb202HJeaNDTtiH9ffix&#10;Cna+l4uzDh/HF5rrt5n/fC1TUOp2PGweQSQa0n/42n42CsoS/r7kH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3YJ7EAAAA2wAAAA8AAAAAAAAAAAAAAAAAmAIAAGRycy9k&#10;b3ducmV2LnhtbFBLBQYAAAAABAAEAPUAAACJAwAAAAA=&#10;" path="m76835,v1016,127,2413,381,3810,1270c82296,2032,84074,3175,85979,4699v2032,1905,4318,3810,6731,6350c95250,13462,97155,15748,98806,17653v1524,1778,2794,3683,3429,5080c102997,24257,103251,25527,103378,26543v-127,1270,-508,1905,-1016,2413c82931,48514,63500,67818,44069,87249v28194,28321,56388,56388,84582,84582c146939,153416,165354,135128,183642,116713v635,-508,1270,-889,2286,-1143c187071,115697,188341,115951,189611,116586v1397,635,3048,1524,4953,3175c196342,121285,198755,123444,201549,126238v2540,2540,4191,4572,5842,6350c208915,134493,210185,136398,210820,137795v762,1397,1016,2667,1143,3683c211836,142748,211709,143637,211201,144272v-18415,18415,-36703,36703,-55118,54991c190627,233807,225044,268224,259588,302768v1016,1016,1651,1905,2032,3048c262255,307086,262382,308102,261874,309499v-254,1397,-889,2667,-1905,4445c258826,315468,257302,317500,255143,319532v-1905,2032,-3937,3429,-5334,4699c247904,325120,246507,325882,245110,326136v-1270,508,-2286,381,-3683,-254c240284,325628,239522,324866,238506,323977,161798,247142,85090,170561,8382,93853,3429,88900,762,84582,381,80772,,77216,1016,74422,2794,72644,26670,48641,50419,24892,74295,1016,74930,381,75565,127,76835,xe" fillcolor="red" stroked="f" strokeweight="0">
                  <v:fill opacity="32896f"/>
                  <v:stroke miterlimit="83231f" joinstyle="miter"/>
                  <v:path arrowok="t" textboxrect="0,0,262382,326644"/>
                </v:shape>
                <v:shape id="Shape 636" o:spid="_x0000_s1059" style="position:absolute;left:36254;top:38155;width:2648;height:2651;visibility:visible;mso-wrap-style:square;v-text-anchor:top" coordsize="264795,265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9MMQA&#10;AADbAAAADwAAAGRycy9kb3ducmV2LnhtbESPT4vCMBTE7wv7HcJb2Jum+weVapSuIgiCYNWDt0fz&#10;bMo2L6WJtX77jSDscZiZ3zCzRW9r0VHrK8cKPoYJCOLC6YpLBcfDejAB4QOyxtoxKbiTh8X89WWG&#10;qXY33lOXh1JECPsUFZgQmlRKXxiy6IeuIY7exbUWQ5RtKXWLtwi3tfxMkpG0WHFcMNjQ0lDxm1+t&#10;gvEu+7HdvTPytFodR7tteTY2U+r9rc+mIAL14T/8bG+0gq9veHyJP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vvTDEAAAA2wAAAA8AAAAAAAAAAAAAAAAAmAIAAGRycy9k&#10;b3ducmV2LnhtbFBLBQYAAAAABAAEAPUAAACJAwAAAAA=&#10;" path="m16764,381c18288,,19304,127,20320,508v1143,381,2286,1270,3302,2286c102997,82169,182626,161798,262128,241300v1016,1016,1778,1905,2159,3175c264795,245491,264795,246634,264287,247904v-254,1397,-889,2794,-1905,4572c261239,253873,259842,255905,257683,258064v-2032,1905,-3937,3429,-5461,4572c250571,263525,249047,264287,247650,264541v-1270,508,-2413,508,-3429,c242951,264160,241935,263398,241046,262382,161417,182880,81915,103251,2540,23876,1524,22860,762,21590,381,20574,,19558,,18288,381,16764,762,15494,1524,13970,2413,12319,3556,10795,5080,9017,6858,7239,9017,5080,10795,3429,12319,2286,14097,1397,15494,762,16764,381xe" fillcolor="red" stroked="f" strokeweight="0">
                  <v:fill opacity="32896f"/>
                  <v:stroke miterlimit="83231f" joinstyle="miter"/>
                  <v:path arrowok="t" textboxrect="0,0,264795,265049"/>
                </v:shape>
                <v:shape id="Shape 637" o:spid="_x0000_s1060" style="position:absolute;left:37219;top:36860;width:2975;height:3002;visibility:visible;mso-wrap-style:square;v-text-anchor:top" coordsize="297434,30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H29sIA&#10;AADbAAAADwAAAGRycy9kb3ducmV2LnhtbESPQYvCMBSE7wv+h/AEb2uq4iLVKCoIggfRCl6fzbOt&#10;Ni+libb+eyMIexxmvhlmtmhNKZ5Uu8KygkE/AkGcWl1wpuCUbH4nIJxH1lhaJgUvcrCYd35mGGvb&#10;8IGeR5+JUMIuRgW591UspUtzMuj6tiIO3tXWBn2QdSZ1jU0oN6UcRtGfNFhwWMixonVO6f34MApG&#10;5Wh8bvbJ/n5bDS+7y0qeBjepVK/bLqcgPLX+P/yltzpwY/h8CT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Yfb2wgAAANsAAAAPAAAAAAAAAAAAAAAAAJgCAABkcnMvZG93&#10;bnJldi54bWxQSwUGAAAAAAQABAD1AAAAhwMAAAAA&#10;" path="m71501,127c76962,,81153,,83947,635v2794,635,4826,1397,6223,1905c91440,3175,92710,3937,94107,4826v1397,1270,3048,2159,4953,3937c100838,10414,102743,12319,105029,14605v2413,2413,4699,4953,6350,6731c112903,23241,114046,25146,114808,26543v1143,1778,1397,2921,1651,3810c116586,31369,116332,32512,115697,33020v-1143,1143,-4064,1524,-8636,1016c102489,33528,97155,33528,90932,33655v-6223,381,-12954,1524,-20193,3683c63500,39497,56896,43815,50292,50419,43307,57404,38735,66040,37592,76327v-1397,10160,,21844,4699,34417c46863,123444,53975,137033,64008,151638v10160,14732,23114,29845,38989,45847c118745,213233,133731,225806,148082,235839v14097,10033,27559,16891,39751,20955c200025,261112,211074,262128,221107,260223v10287,-1651,19050,-6350,26543,-13843c253873,240157,258445,233553,260604,226187v2286,-7239,3683,-13970,3937,-20447c264922,199644,265049,194183,264541,189611v-508,-4572,254,-7493,1524,-8763c266573,180340,267335,179959,268097,179959v635,,1905,381,3048,1143c272415,181991,274320,183261,276352,185166v2032,1778,4699,4064,7493,6985c286004,194310,287782,195961,289052,197739v1524,1651,2667,3048,3810,4318c293751,203454,294513,204724,295148,205994v508,1270,889,2794,1397,4953c297053,213233,297180,216789,297180,221869v254,5334,-889,11176,-2032,17399c293751,245745,291338,252349,288290,259334v-3302,6731,-8128,12954,-14097,18923c263779,288671,251841,295402,238252,298196v-6922,1397,-14129,2000,-21638,1635c209105,299466,201295,298132,193167,295656v-16510,-4826,-34036,-12954,-52578,-25527c122047,257937,102743,241808,82677,221742,62103,201168,45466,180975,32639,161417,19685,142113,11176,123571,5842,106045,635,88900,,73025,2413,58420,4826,43942,11557,31623,21971,21209,26416,16637,31623,12573,37338,9779,42926,6731,48641,4445,54483,2794,60325,1270,65913,127,71501,127xe" fillcolor="red" stroked="f" strokeweight="0">
                  <v:fill opacity="32896f"/>
                  <v:stroke miterlimit="83231f" joinstyle="miter"/>
                  <v:path arrowok="t" textboxrect="0,0,297434,300196"/>
                </v:shape>
                <v:shape id="Shape 638" o:spid="_x0000_s1061" style="position:absolute;left:38613;top:35742;width:1186;height:2164;visibility:visible;mso-wrap-style:square;v-text-anchor:top" coordsize="118682,216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LR8sMA&#10;AADbAAAADwAAAGRycy9kb3ducmV2LnhtbESPUYvCMBCE3w/8D2EFX0RTeyBSjSIF4UAQ9ETxbWnW&#10;pthsSpOz9d+bg4N7HGbnm53Vpre1eFLrK8cKZtMEBHHhdMWlgvP3brIA4QOyxtoxKXiRh8168LHC&#10;TLuOj/Q8hVJECPsMFZgQmkxKXxiy6KeuIY7e3bUWQ5RtKXWLXYTbWqZJMpcWK44NBhvKDRWP04+N&#10;b4zzS9ql9e11ZbM/jHf+EHKv1GjYb5cgAvXh//gv/aUVfM7hd0sE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LR8sMAAADbAAAADwAAAAAAAAAAAAAAAACYAgAAZHJzL2Rv&#10;d25yZXYueG1sUEsFBgAAAAAEAAQA9QAAAIgDAAAAAA==&#10;" path="m25908,381v1524,508,3302,1397,4953,2413l118682,57653r,35375l42799,44958r75883,119016l118682,216330,2667,30607c1651,28956,889,27432,508,25908,,24384,127,23114,762,21336v254,-1397,1397,-3175,2667,-4953c4953,14605,6858,12573,9398,10160,11938,7620,14097,5334,16002,3810,18034,2286,19685,1270,21336,762,22987,254,24384,,25908,381xe" fillcolor="red" stroked="f" strokeweight="0">
                  <v:fill opacity="32896f"/>
                  <v:stroke miterlimit="83231f" joinstyle="miter"/>
                  <v:path arrowok="t" textboxrect="0,0,118682,216330"/>
                </v:shape>
                <v:shape id="Shape 639" o:spid="_x0000_s1062" style="position:absolute;left:39799;top:36319;width:2077;height:2683;visibility:visible;mso-wrap-style:square;v-text-anchor:top" coordsize="207708,268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X2SsAA&#10;AADbAAAADwAAAGRycy9kb3ducmV2LnhtbESPQYvCMBSE78L+h/AWvGnqClq6RpHCgidhteD10bxt&#10;gs1LaaKt/94ICx6HmfmG2exG14o79cF6VrCYZyCIa68tNwqq888sBxEissbWMyl4UIDd9mOywUL7&#10;gX/pfoqNSBAOBSowMXaFlKE25DDMfUecvD/fO4xJ9o3UPQ4J7lr5lWUr6dByWjDYUWmovp5uTkGw&#10;x9Llo60vVVW2proNeOj2Sk0/x/03iEhjfIf/2wetYLmG15f0A+T2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mX2SsAAAADbAAAADwAAAAAAAAAAAAAAAACYAgAAZHJzL2Rvd25y&#10;ZXYueG1sUEsFBgAAAAAEAAQA9QAAAIUDAAAAAA==&#10;" path="m,l196405,122687v3556,2159,5969,3937,7874,5461c206057,129926,206946,131704,207327,133228v381,1651,-126,3302,-1524,4953c204407,139959,202628,142118,200089,144658v-2541,2540,-4446,4572,-6224,5843c192088,151897,190564,152533,189293,152786v-1270,509,-2286,509,-3429,c184721,152405,183324,151770,181801,151008,157163,135260,132270,119893,107632,104145,85661,126116,63564,148214,41592,170185v15748,24257,31115,48641,46736,72898c89217,244480,89852,245877,90233,246893v508,1397,508,2540,381,3810c90488,252354,89852,253878,88582,255402v-1269,1651,-2921,3683,-5206,5969c80963,263784,78803,265562,77152,266833v-1905,1143,-3556,1524,-5080,1269c70548,267721,68770,266833,67120,264927v-1652,-1778,-3430,-4191,-5588,-7747l,158677,,106321r20638,32368c39052,120274,57467,101859,75882,83445l,35375,,xe" fillcolor="red" stroked="f" strokeweight="0">
                  <v:fill opacity="32896f"/>
                  <v:stroke miterlimit="83231f" joinstyle="miter"/>
                  <v:path arrowok="t" textboxrect="0,0,207708,268357"/>
                </v:shape>
                <v:shape id="Shape 640" o:spid="_x0000_s1063" style="position:absolute;left:40281;top:33608;width:1620;height:2405;visibility:visible;mso-wrap-style:square;v-text-anchor:top" coordsize="161961,240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kuRcAA&#10;AADbAAAADwAAAGRycy9kb3ducmV2LnhtbERPS2vCQBC+F/oflhG81Y0VRKKraEGoXoqvg7cxOyYh&#10;2dk0O9X477sHwePH954tOlerG7Wh9GxgOEhAEWfelpwbOB7WHxNQQZAt1p7JwIMCLObvbzNMrb/z&#10;jm57yVUM4ZCigUKkSbUOWUEOw8A3xJG7+tahRNjm2rZ4j+Gu1p9JMtYOS44NBTb0VVBW7f+cARzL&#10;NoyqcyU/id1Uv+vdaXJZGdPvdcspKKFOXuKn+9saGMWx8Uv8AXr+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ikuRcAAAADbAAAADwAAAAAAAAAAAAAAAACYAgAAZHJzL2Rvd25y&#10;ZXYueG1sUEsFBgAAAAAEAAQA9QAAAIUDAAAAAA==&#10;" path="m105251,16v8001,-16,16225,937,24670,2905c138367,5080,147003,8065,155782,11954r6179,3345l161961,53884,136144,40894v-6477,-1968,-12827,-3080,-19018,-3445c110935,37084,104902,37465,99060,38481,87249,40513,75946,47244,65024,58166,57785,65405,50673,72644,43434,79756l161961,198205r,42368l8382,86995c3302,81915,762,77597,381,73787,,70231,889,67437,2794,65659,14732,53594,26797,41656,38862,29591,52578,15875,66929,6731,81915,2921,89472,1016,97250,32,105251,16xe" fillcolor="red" stroked="f" strokeweight="0">
                  <v:fill opacity="32896f"/>
                  <v:stroke miterlimit="83231f" joinstyle="miter"/>
                  <v:path arrowok="t" textboxrect="0,0,161961,240573"/>
                </v:shape>
                <v:shape id="Shape 641" o:spid="_x0000_s1064" style="position:absolute;left:41901;top:33760;width:1554;height:3016;visibility:visible;mso-wrap-style:square;v-text-anchor:top" coordsize="155413,301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8IR8MA&#10;AADbAAAADwAAAGRycy9kb3ducmV2LnhtbESPQYvCMBSE78L+h/CEvYgmVhGtRlmEBfEgqLuwx0fz&#10;ti02L6WJtf57Iwgeh5n5hlltOluJlhpfOtYwHikQxJkzJecafs7fwzkIH5ANVo5Jw508bNYfvRWm&#10;xt34SO0p5CJC2KeooQihTqX0WUEW/cjVxNH7d43FEGWTS9PgLcJtJROlZtJiyXGhwJq2BWWX09Vq&#10;2KJKLmUyXkx/aa/+7u3hupsMtP7sd19LEIG68A6/2jujYbKA55f4A+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8IR8MAAADbAAAADwAAAAAAAAAAAAAAAACYAgAAZHJzL2Rv&#10;d25yZXYueG1sUEsFBgAAAAAEAAQA9QAAAIgDAAAAAA==&#10;" path="m,l20538,11117c38700,22674,57241,37787,75783,56456v21591,21463,38481,42164,51055,61595c139538,137736,147412,156024,151349,173424v4064,17271,3556,33654,-1143,48767c145760,237177,136616,251528,123027,265244v-11302,11176,-22478,22352,-33655,33655c87468,300677,84674,301566,80990,300931v-3556,-126,-8001,-2667,-12953,-7620l,225275,,182906r75021,74972c82260,250639,89500,243400,96738,236161v10161,-10160,16892,-20574,19686,-31750c119344,193362,119344,181678,115662,168851,111978,155897,105501,142055,95214,127322,85308,112717,71846,96969,54956,80078,41494,66616,27904,55313,14062,45661l,38586,,xe" fillcolor="red" stroked="f" strokeweight="0">
                  <v:fill opacity="32896f"/>
                  <v:stroke miterlimit="83231f" joinstyle="miter"/>
                  <v:path arrowok="t" textboxrect="0,0,155413,301566"/>
                </v:shape>
                <v:shape id="Shape 642" o:spid="_x0000_s1065" style="position:absolute;left:42124;top:31874;width:1517;height:2834;visibility:visible;mso-wrap-style:square;v-text-anchor:top" coordsize="151658,283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VDD8IA&#10;AADbAAAADwAAAGRycy9kb3ducmV2LnhtbERPz2vCMBS+C/4P4Q1207RuiKumRQZug3lRB3p8NG9p&#10;afNSmrR2//1yGOz48f3eFZNtxUi9rx0rSJcJCOLS6ZqNgq/LYbEB4QOyxtYxKfghD0U+n+0w0+7O&#10;JxrPwYgYwj5DBVUIXSalLyuy6JeuI47ct+sthgh7I3WP9xhuW7lKkrW0WHNsqLCj14rK5jxYBavy&#10;abiZN22OiZW398/r4aVJW6UeH6b9FkSgKfyL/9wfWsFzXB+/xB8g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NUMPwgAAANsAAAAPAAAAAAAAAAAAAAAAAJgCAABkcnMvZG93&#10;bnJldi54bWxQSwUGAAAAAAQABAD1AAAAhwMAAAAA&#10;" path="m86614,302v7620,301,15494,1571,23622,3984c118364,6826,126778,10223,135461,14589r16197,9722l151658,63667,118872,44164c106172,39084,94361,37306,83185,38449,71755,39592,61722,44799,52451,54070,43180,63341,38227,73501,37465,85312v-762,11684,1016,23749,6477,36576c49022,134715,56388,148050,66802,161512v10541,13716,22098,27051,35306,40259c116840,216503,130937,229203,144780,239871r6878,4158l151658,283420r-11069,-6719c122174,263620,102616,247110,82042,226536,62484,206978,46228,187547,33274,168624,20320,149574,11430,131286,5969,114014,762,96996,,80613,2794,65373,5842,50260,13462,36544,25527,24479,37211,12795,50165,5175,64516,2127,71628,667,78994,,86614,302xe" fillcolor="red" stroked="f" strokeweight="0">
                  <v:fill opacity="32896f"/>
                  <v:stroke miterlimit="83231f" joinstyle="miter"/>
                  <v:path arrowok="t" textboxrect="0,0,151658,283420"/>
                </v:shape>
                <v:shape id="Shape 643" o:spid="_x0000_s1066" style="position:absolute;left:43641;top:32117;width:1521;height:2839;visibility:visible;mso-wrap-style:square;v-text-anchor:top" coordsize="152126,283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y60sMA&#10;AADbAAAADwAAAGRycy9kb3ducmV2LnhtbESPQWvCQBSE74X+h+UVvNVNgtgSXaW0KrE3U9vzI/tM&#10;gtm3aXZN4r93hUKPw8x8wyzXo2lET52rLSuIpxEI4sLqmksFx6/t8ysI55E1NpZJwZUcrFePD0tM&#10;tR34QH3uSxEg7FJUUHnfplK6oiKDbmpb4uCdbGfQB9mVUnc4BLhpZBJFc2mw5rBQYUvvFRXn/GIU&#10;DJty//s9Iu9c9vnx0h6T68n+KDV5Gt8WIDyN/j/81860glkM9y/hB8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y60sMAAADbAAAADwAAAAAAAAAAAAAAAACYAgAAZHJzL2Rv&#10;d25yZXYueG1sUEsFBgAAAAAEAAQA9QAAAIgDAAAAAA==&#10;" path="m,l10648,6391c28936,19091,48240,35601,68433,55794v20193,20066,36576,39751,49911,58801c131425,133899,140315,152060,145903,169332v5334,17272,6223,33782,3302,48768c146411,233467,138664,247056,126599,259248v-11938,11811,-25019,19685,-39370,22479c79990,283251,72560,283886,64908,283505v-7651,-381,-15525,-1778,-23653,-4318c33127,276711,24681,273250,15950,268789l,259109,,219718r32619,19718c45319,244897,57130,246675,68179,245278v11176,-889,21336,-6350,30734,-15748c108057,220386,113391,209845,114153,198161v889,-11557,-1016,-24130,-6604,-37084c102342,148250,94595,134788,84054,121072,73640,107483,61829,94021,48367,80559,34270,66462,20300,54016,6711,43348l,39356,,xe" fillcolor="red" stroked="f" strokeweight="0">
                  <v:fill opacity="32896f"/>
                  <v:stroke miterlimit="83231f" joinstyle="miter"/>
                  <v:path arrowok="t" textboxrect="0,0,152126,283886"/>
                </v:shape>
                <v:shape id="Shape 644" o:spid="_x0000_s1067" style="position:absolute;left:44039;top:30370;width:2650;height:2649;visibility:visible;mso-wrap-style:square;v-text-anchor:top" coordsize="264922,264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n4MUA&#10;AADbAAAADwAAAGRycy9kb3ducmV2LnhtbESPQWvCQBSE74L/YXlCb7rRtiKpq4goSk/VSKG3R/Y1&#10;iWbfxt3VpP++Wyh4HGbmG2a+7Ewt7uR8ZVnBeJSAIM6trrhQcMq2wxkIH5A11pZJwQ95WC76vTmm&#10;2rZ8oPsxFCJC2KeooAyhSaX0eUkG/cg2xNH7ts5giNIVUjtsI9zUcpIkU2mw4rhQYkPrkvLL8WYU&#10;7D/c5vpVv693ybN5PTftOfvMMqWeBt3qDUSgLjzC/+29VvAygb8v8Q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MqfgxQAAANsAAAAPAAAAAAAAAAAAAAAAAJgCAABkcnMv&#10;ZG93bnJldi54bWxQSwUGAAAAAAQABAD1AAAAigMAAAAA&#10;" path="m16891,254c18288,,19431,,20447,381v1143,508,2286,1270,3175,2286c103124,82169,182626,161671,262255,241173v889,1016,1651,2032,2159,3175c264795,245491,264922,246507,264414,247777v-254,1397,-889,2794,-1905,4572c261366,253873,259969,255778,257810,257937v-2032,1905,-3937,3429,-5461,4572c250571,263525,249174,264287,247650,264541v-1143,381,-2286,381,-3302,c243078,264033,242062,263271,241046,262255,161544,182753,82042,103251,2540,23749,1651,22733,889,21590,508,20447,,19431,127,18161,381,16764,889,15494,1524,13970,2540,12192,3683,10668,5080,8890,6985,7112,9017,4953,10922,3429,12446,2286,14224,1270,15621,635,16891,254xe" fillcolor="red" stroked="f" strokeweight="0">
                  <v:fill opacity="32896f"/>
                  <v:stroke miterlimit="83231f" joinstyle="miter"/>
                  <v:path arrowok="t" textboxrect="0,0,264922,264922"/>
                </v:shape>
                <v:shape id="Shape 645" o:spid="_x0000_s1068" style="position:absolute;left:44488;top:28958;width:3130;height:3132;visibility:visible;mso-wrap-style:square;v-text-anchor:top" coordsize="313055,313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vAsIA&#10;AADbAAAADwAAAGRycy9kb3ducmV2LnhtbESPUYvCMBCE3wX/Q1jBN03VU0o1ighyyoFi9QcszdqW&#10;NpvS5Gr995eDg3scZuebnc2uN7XoqHWlZQWzaQSCOLO65FzB436cxCCcR9ZYWyYFb3Kw2w4HG0y0&#10;ffGNutTnIkDYJaig8L5JpHRZQQbd1DbEwXva1qAPss2lbvEV4KaW8yhaSYMlh4YCGzoUlFXptwlv&#10;fF2P+/hx+YyXXLnOz89Y0Vmp8ajfr0F46v3/8V/6pBV8LOB3SwCA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dK8CwgAAANsAAAAPAAAAAAAAAAAAAAAAAJgCAABkcnMvZG93&#10;bnJldi54bWxQSwUGAAAAAAQABAD1AAAAhwMAAAAA&#10;" path="m114173,v1143,127,2413,381,3937,1143c119634,1905,121285,3175,123190,4699v2032,1905,4445,3937,6858,6350c132461,13589,134493,15875,136144,17653v1524,1905,2794,3683,3556,4953c140335,24257,140589,25400,140716,26543v,1143,-508,1905,-1016,2540c124714,43942,109728,58928,94869,73787v71882,71882,143764,143764,215519,215519c311404,290322,312166,291338,312674,292481v381,1143,381,2286,,3556c312293,297434,311658,298704,310769,300482v-1270,1524,-2667,3556,-4699,5588c304038,308102,302133,309499,300482,310769v-1651,889,-3175,1651,-4572,1905c294640,313182,293497,313182,292481,312674v-1143,-508,-2159,-1143,-3175,-2159c217424,238633,145669,166878,73787,94996,58801,109855,43942,124714,28956,139700v-508,508,-1397,1016,-2413,1016c25400,140716,24257,140335,22733,139573v-1397,-635,-3175,-1905,-4953,-3556c15748,134493,13462,132588,11049,130048,8509,127635,6604,125349,4826,123063,3175,121285,2032,119634,1270,117983,381,116586,,115316,,114173v,-1016,381,-1905,1016,-2413c37846,74803,74676,37973,111633,1016,112268,508,113030,,114173,xe" fillcolor="red" stroked="f" strokeweight="0">
                  <v:fill opacity="32896f"/>
                  <v:stroke miterlimit="83231f" joinstyle="miter"/>
                  <v:path arrowok="t" textboxrect="0,0,313055,313182"/>
                </v:shape>
                <v:shape id="Shape 646" o:spid="_x0000_s1069" style="position:absolute;left:45930;top:28047;width:1090;height:1794;visibility:visible;mso-wrap-style:square;v-text-anchor:top" coordsize="108998,179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LhDcQA&#10;AADbAAAADwAAAGRycy9kb3ducmV2LnhtbESPwWrDMBBE74X8g9hCLyWR04TQuFFCMBh66aFOPmBr&#10;bSwTa2Wsbez8fVUo9DjMzBtmd5h8p240xDawgeUiA0VcB9tyY+B8KuevoKIgW+wCk4E7RTjsZw87&#10;zG0Y+ZNulTQqQTjmaMCJ9LnWsXbkMS5CT5y8Sxg8SpJDo+2AY4L7Tr9k2UZ7bDktOOypcFRfq29v&#10;4KNaXcuv1ZZd+VzI5S7HqahHY54ep+MbKKFJ/sN/7XdrYL2G3y/pB+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i4Q3EAAAA2wAAAA8AAAAAAAAAAAAAAAAAmAIAAGRycy9k&#10;b3ducmV2LnhtbFBLBQYAAAAABAAEAPUAAACJAwAAAAA=&#10;" path="m82931,r26067,3652l108998,41273,92329,37084v-6858,127,-12573,1778,-17399,4699c70231,44577,66040,48006,62484,51562,55880,58039,49403,64643,42926,71120r66072,66072l108998,179357,8763,79121c3556,74041,762,69596,381,65659,,61849,762,58674,2794,56642,14224,45212,25527,33909,36957,22606v3429,-3429,6858,-6604,10414,-9398c51054,10668,55753,7874,61468,4826,67310,2159,74295,381,82931,xe" fillcolor="red" stroked="f" strokeweight="0">
                  <v:fill opacity="32896f"/>
                  <v:stroke miterlimit="83231f" joinstyle="miter"/>
                  <v:path arrowok="t" textboxrect="0,0,108998,179357"/>
                </v:shape>
                <v:shape id="Shape 647" o:spid="_x0000_s1070" style="position:absolute;left:47020;top:28084;width:1528;height:3075;visibility:visible;mso-wrap-style:square;v-text-anchor:top" coordsize="152748,3074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5MwMMA&#10;AADbAAAADwAAAGRycy9kb3ducmV2LnhtbESPzYoCMRCE7wu+Q2hhL6IZFxUZjaLCwnrw4A+em0k7&#10;GZ10hiSr49tvBGGPRVV9Rc2Xra3FnXyoHCsYDjIQxIXTFZcKTsfv/hREiMgaa8ek4EkBlovOxxxz&#10;7R68p/shliJBOOSowMTY5FKGwpDFMHANcfIuzluMSfpSao+PBLe1/MqyibRYcVow2NDGUHE7/FoF&#10;YWumvZ3tDfflxfuivm6f6/NYqc9uu5qBiNTG//C7/aMVjMbw+pJ+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5MwMMAAADbAAAADwAAAAAAAAAAAAAAAACYAgAAZHJzL2Rv&#10;d25yZXYueG1sUEsFBgAAAAAEAAQA9QAAAIgDAAAAAA==&#10;" path="m,l222,31c9239,2953,18383,7143,27780,13112v9399,6350,18797,13843,28194,23368c68548,48926,78199,61372,85692,73945v7493,12573,11812,24892,14352,36703c102329,122586,101441,134143,98392,144938v-3175,11049,-9906,21336,-19684,31242c72739,182149,66642,188245,60673,194214v29846,29845,59563,59690,89536,89535c151224,284765,151986,285654,152367,286924v381,1143,381,2286,,3429c152114,291750,151479,293147,150463,294925v-1143,1397,-2540,3429,-4699,5588c143732,302545,141827,303942,140303,305085v-1779,1016,-3175,1778,-4573,1905c134460,307498,133317,307498,132302,306990v-1270,-381,-2286,-1143,-3175,-2159l,175705,,133541r33623,33622c39973,160813,46323,154463,52673,148113v6350,-6350,10413,-13081,12192,-19812c66516,121570,66516,114331,64610,106965,62960,99726,59658,91852,54832,84105,49879,76231,43910,68865,36416,61245,26257,51085,16604,44100,7588,39529l,37622,,xe" fillcolor="red" stroked="f" strokeweight="0">
                  <v:fill opacity="32896f"/>
                  <v:stroke miterlimit="83231f" joinstyle="miter"/>
                  <v:path arrowok="t" textboxrect="0,0,152748,307498"/>
                </v:shape>
                <v:shape id="Shape 648" o:spid="_x0000_s1071" style="position:absolute;left:47348;top:26772;width:2872;height:3059;visibility:visible;mso-wrap-style:square;v-text-anchor:top" coordsize="287274,3058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bPd8IA&#10;AADbAAAADwAAAGRycy9kb3ducmV2LnhtbESPQYvCMBSE74L/ITxhb5qqSynVKCKK62nR7cXbs3m2&#10;xealNlHrv98sCHscZuYbZr7sTC0e1LrKsoLxKAJBnFtdcaEg+9kOExDOI2usLZOCFzlYLvq9Oaba&#10;PvlAj6MvRICwS1FB6X2TSunykgy6kW2Ig3exrUEfZFtI3eIzwE0tJ1EUS4MVh4USG1qXlF+Pd6Ng&#10;Gp9vm2u2z/H7tPNjOiVFZhOlPgbdagbCU+f/w+/2l1bwGcPfl/AD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Zs93wgAAANsAAAAPAAAAAAAAAAAAAAAAAJgCAABkcnMvZG93&#10;bnJldi54bWxQSwUGAAAAAAQABAD1AAAAhwMAAAAA&#10;" path="m68453,253v2032,636,3556,1144,4318,1398c73787,2159,75057,2921,75946,3810v1397,889,2794,2286,4572,3683c82042,8889,84074,10795,86487,13335v2286,2286,4445,4317,6096,6223c94107,21463,95504,23240,96393,24638v1016,1524,1397,2539,1651,3683c98171,29337,98044,30226,97409,30734v-889,889,-3302,1524,-6858,1524c86868,32512,82423,32765,77343,33274v-4953,635,-10287,1904,-16002,3683c55753,38989,50419,42418,45720,47117v-4445,4445,-7366,9271,-8890,14351c35433,66675,35052,71882,36195,77089v1016,5080,3048,10413,6096,15621c45593,98044,49530,102997,54229,107696v6858,6985,13843,11938,20955,14859c82169,125602,89408,127126,96647,127635v7112,508,14605,,22098,-1016c126365,125602,133858,124206,141605,122936v7874,-1271,16002,-2160,24003,-2413c173990,120269,182499,120776,191135,122555v8763,2159,17907,5588,27051,10668c227584,138430,237236,146050,247015,155828v11684,11811,20574,23496,27051,35180c280416,202946,283972,214376,285750,225425v1524,11303,254,21844,-2794,31750c279654,266954,273939,275717,266319,283210v-5334,5334,-10922,9525,-16891,12700c243586,299085,237744,301498,232156,302895v-5715,1397,-10922,2413,-15367,2667c212217,305816,208534,305689,206121,305054v-2540,-635,-5080,-1778,-7874,-3937c195326,299212,192024,296418,188087,292481v-2921,-2921,-5207,-5334,-6985,-7493c179451,283210,178308,281559,177546,279908v-889,-1524,-1270,-2667,-1397,-3683c176149,275336,176657,274574,177292,273939v1143,-1143,4064,-1651,8255,-1651c189738,272288,194818,272161,200533,271399v5842,-762,12319,-2286,19050,-4826c226568,264414,233045,260096,239141,254000v4445,-4445,7874,-9779,9652,-15494c250698,232791,251333,226822,250444,220345v-889,-6096,-2921,-12319,-6604,-19050c240030,194564,235077,188087,228600,181610v-7112,-7112,-14097,-12065,-21082,-14986c200279,163702,193294,162051,186055,161417v-6985,-381,-14224,127,-21844,1143c156845,163702,149225,164973,141351,166243v-7747,1143,-15494,2285,-23876,2413c109093,168783,100711,168148,91948,165989,83312,163957,74295,160401,64770,155067,55753,150114,45974,142621,35814,132461,25400,122047,17526,111506,11557,100838,5842,90551,2667,80390,1270,70358,,60578,1016,51308,4064,42418,6985,33527,12065,25781,18923,18923v3556,-3556,7620,-6731,12065,-9272c35560,6985,40259,5080,44958,3428,49784,2159,54229,889,58674,381,63246,,66294,,68453,253xe" fillcolor="red" stroked="f" strokeweight="0">
                  <v:fill opacity="32896f"/>
                  <v:stroke miterlimit="83231f" joinstyle="miter"/>
                  <v:path arrowok="t" textboxrect="0,0,287274,305816"/>
                </v:shape>
                <v:shape id="Shape 649" o:spid="_x0000_s1072" style="position:absolute;left:49618;top:27180;width:809;height:806;visibility:visible;mso-wrap-style:square;v-text-anchor:top" coordsize="80899,80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uSm8YA&#10;AADbAAAADwAAAGRycy9kb3ducmV2LnhtbESP3WrCQBSE74W+w3IK3kjd1J+2pllFCooiUmKF3h6y&#10;p0lI9mzIbmP69l1B8HKYmW+YZNWbWnTUutKygudxBII4s7rkXMH5a/P0BsJ5ZI21ZVLwRw5Wy4dB&#10;grG2F06pO/lcBAi7GBUU3jexlC4ryKAb24Y4eD+2NeiDbHOpW7wEuKnlJIpepMGSw0KBDX0UlFWn&#10;X6Ogyw/p5vw5/SbcLar1fL9wo+1RqeFjv34H4an39/CtvdMKZq9w/RJ+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1uSm8YAAADbAAAADwAAAAAAAAAAAAAAAACYAgAAZHJz&#10;L2Rvd25yZXYueG1sUEsFBgAAAAAEAAQA9QAAAIsDAAAAAA==&#10;" path="m55372,127c56388,,57531,254,58928,889v1524,762,3048,1778,5080,3302c65786,5842,67945,7620,70358,10160v4953,4953,8001,8763,9144,11430c80899,24257,80645,26289,79248,27686,62103,44704,44958,61849,27940,78994v-1524,1397,-3556,1651,-6350,254c18923,78105,15113,75057,10287,70231,5461,65405,2286,61595,1143,58928,,56261,127,54229,1651,52705,18796,35687,35941,18415,52959,1398,53594,762,54356,381,55372,127xe" fillcolor="red" stroked="f" strokeweight="0">
                  <v:fill opacity="32896f"/>
                  <v:stroke miterlimit="83231f" joinstyle="miter"/>
                  <v:path arrowok="t" textboxrect="0,0,80899,80645"/>
                </v:shape>
                <v:shape id="Shape 650" o:spid="_x0000_s1073" style="position:absolute;left:49160;top:23798;width:4134;height:4135;visibility:visible;mso-wrap-style:square;v-text-anchor:top" coordsize="413385,413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HHzcUA&#10;AADbAAAADwAAAGRycy9kb3ducmV2LnhtbESPwU4CMRCG7yS+QzMm3qSrUaIrhSDBxItBkADHyXbc&#10;btxON21h17d3DiYcJ//833wznQ++VWeKqQls4G5cgCKugm24NrD7ert9ApUyssU2MBn4pQTz2dVo&#10;iqUNPW/ovM21EginEg24nLtS61Q58pjGoSOW7DtEj1nGWGsbsRe4b/V9UUy0x4blgsOOlo6qn+3J&#10;i0Z3WMX+Y705PTbF6rhfuufF56sxN9fD4gVUpiFflv/b79bAg8jKLwIAP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gcfNxQAAANsAAAAPAAAAAAAAAAAAAAAAAJgCAABkcnMv&#10;ZG93bnJldi54bWxQSwUGAAAAAAQABAD1AAAAigMAAAAA&#10;" path="m168021,381v1905,635,4191,1524,6604,2668c176911,4573,179578,6477,182245,9144v76200,76200,152400,152400,228600,228600c411734,238761,412496,239776,413004,240919v381,1143,381,2286,-127,3683c412623,245999,411988,247269,410972,249048v-1143,1524,-2667,3428,-4826,5588c404241,256667,402209,258064,400812,259207v-1778,1017,-3175,1779,-4572,1905c394970,261620,393827,261493,392811,261112v-1143,-508,-2159,-1143,-3175,-2159c317500,186817,245364,114681,173228,42418v-127,127,-254,255,-254,255c227203,133604,280035,225299,334264,316230v635,1144,1143,2286,1397,3302c335661,320549,335661,321691,335153,322961v-254,1398,-1016,2921,-1905,4191c332232,328549,330835,330074,329184,331724v-1778,1778,-3556,2921,-4953,4064c322961,336677,321437,337439,320040,337693v-1143,381,-2413,381,-3302,255c315722,337820,314579,337439,313690,336804,223520,281813,132715,228092,42672,172974v-127,127,-127,127,-127,127c114681,245237,186817,317500,258953,389636v1016,889,1778,1905,2159,3175c261620,393827,261493,395098,261112,396367v-381,1397,-1016,2794,-1905,4445c257937,402463,256413,404495,254254,406527v-2032,2159,-3810,3429,-5461,4699c247142,412115,245618,412877,244348,413131v-1270,381,-2286,255,-3302,-254c239776,412497,238887,411735,237871,410718,161671,334518,85471,258318,9271,182118,3937,176785,889,172086,508,167894,,163830,762,160655,3175,158242v4318,-4191,8509,-8508,12954,-12827c18796,142749,21463,140716,24257,139574v2667,-1271,5461,-1779,8763,-1651c36322,138303,39751,138938,43180,140589v3429,1524,7366,3684,11684,6350c129794,192024,205359,236220,280289,281432v254,-254,381,-381,635,-634c236601,205486,193294,129413,148844,54102v-2921,-4699,-5207,-9016,-6858,-12827c140462,37465,139446,34290,139065,31242v-254,-2920,,-5461,889,-7747c140970,21210,142367,19050,144399,17018v4572,-4444,9017,-9017,13589,-13589c159385,2032,160782,1016,162433,508,164084,,165989,127,168021,381xe" fillcolor="red" stroked="f" strokeweight="0">
                  <v:fill opacity="32896f"/>
                  <v:stroke miterlimit="83231f" joinstyle="miter"/>
                  <v:path arrowok="t" textboxrect="0,0,413385,413512"/>
                </v:shape>
                <v:shape id="Shape 651" o:spid="_x0000_s1074" style="position:absolute;left:51276;top:22146;width:3314;height:3318;visibility:visible;mso-wrap-style:square;v-text-anchor:top" coordsize="331470,331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fjUcUA&#10;AADbAAAADwAAAGRycy9kb3ducmV2LnhtbESPT0sDMRTE70K/Q3hCL2KzbaXo2rQUbcGDh/7x4u2x&#10;eW5WNy/L5rUbv70RBI/DzPyGWa6Tb9WF+tgENjCdFKCIq2Abrg28nXa396CiIFtsA5OBb4qwXo2u&#10;lljaMPCBLkepVYZwLNGAE+lKrWPlyGOchI44ex+h9yhZ9rW2PQ4Z7ls9K4qF9thwXnDY0ZOj6ut4&#10;9gb0dvi8GZ7nqVvsp+78OpP3xGLM+DptHkEJJfkP/7VfrIG7B/j9kn+A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V+NRxQAAANsAAAAPAAAAAAAAAAAAAAAAAJgCAABkcnMv&#10;ZG93bnJldi54bWxQSwUGAAAAAAQABAD1AAAAigMAAAAA&#10;" path="m115697,253c117094,,118237,,119380,381v1016,381,2159,1269,3175,2158c173101,53086,223647,103759,274193,154305v15240,15113,27178,30098,36195,44577c319532,213487,325247,227711,328295,241173v3175,13462,2794,26035,-508,37719c324612,290702,318008,301371,308483,311023v-8763,8636,-18669,14859,-29845,18034c272923,330581,267113,331501,261096,331676v-6017,174,-12240,-397,-18780,-1857c229489,327151,215900,321818,201422,312800v-14478,-9016,-29337,-21081,-44450,-36194c105537,225171,54102,173862,2667,122427,1778,121412,762,120396,508,119252,127,118110,,117094,381,115570v381,-1144,889,-2540,1778,-4319c3429,109727,4953,107823,7112,105790v1905,-2031,3810,-3555,5334,-4826c14224,100075,15748,99313,17018,98933v1270,-127,2413,-127,3556,254c21590,99568,22733,100457,23749,101346v50038,50165,100076,100203,150114,150241c185420,263144,196215,272161,206756,279019v10414,6857,20066,11303,29210,13589c244983,295021,253365,294894,260985,293115v7747,-1904,14605,-5715,20574,-11683c287655,275209,291973,268350,293878,260731v1778,-7747,1651,-16003,-635,-24893c290957,226949,286512,217424,280035,207263v-6477,-9905,-15494,-20701,-26543,-31750c202819,124840,152146,74295,101473,23622v-889,-1016,-1778,-2033,-2286,-3175c98933,19303,98806,18287,99060,16890v508,-1396,1143,-2793,2159,-4571c102362,10795,103886,9017,105918,6985v1905,-2033,3810,-3557,5334,-4826c113030,1270,114427,635,115697,253xe" fillcolor="red" stroked="f" strokeweight="0">
                  <v:fill opacity="32896f"/>
                  <v:stroke miterlimit="83231f" joinstyle="miter"/>
                  <v:path arrowok="t" textboxrect="0,0,331470,331850"/>
                </v:shape>
                <v:shape id="Shape 652" o:spid="_x0000_s1075" style="position:absolute;left:53277;top:21078;width:1188;height:2165;visibility:visible;mso-wrap-style:square;v-text-anchor:top" coordsize="118745,216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no/MIA&#10;AADbAAAADwAAAGRycy9kb3ducmV2LnhtbERPz2vCMBS+D/wfwht4GTNVcEo1igoFPW3qBL09mmdb&#10;1rzUJtb43y+HwY4f3+/5MphadNS6yrKC4SABQZxbXXGh4PuYvU9BOI+ssbZMCp7kYLnovcwx1fbB&#10;e+oOvhAxhF2KCkrvm1RKl5dk0A1sQxy5q20N+gjbQuoWHzHc1HKUJB/SYMWxocSGNiXlP4e7UbCe&#10;Zqe37nYtvrLt+XMzuYR7sgtK9V/DagbCU/D/4j/3VisYx/XxS/wB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yej8wgAAANsAAAAPAAAAAAAAAAAAAAAAAJgCAABkcnMvZG93&#10;bnJldi54bWxQSwUGAAAAAAQABAD1AAAAhwMAAAAA&#10;" path="m26035,381v1524,381,3175,1270,4826,2286l118745,57541r,35319l42926,44831v,,-127,127,-127,127l118745,164073r,52472l2540,30734c1651,28956,889,27432,508,25781,,24384,254,22987,762,21463v381,-1651,1397,-3302,2667,-5207c4953,14478,6985,12573,9398,10033,11938,7493,14224,5334,16002,3810,18034,2286,19685,1270,21336,762,22987,254,24384,,26035,381xe" fillcolor="red" stroked="f" strokeweight="0">
                  <v:fill opacity="32896f"/>
                  <v:stroke miterlimit="83231f" joinstyle="miter"/>
                  <v:path arrowok="t" textboxrect="0,0,118745,216545"/>
                </v:shape>
                <v:shape id="Shape 653" o:spid="_x0000_s1076" style="position:absolute;left:54465;top:21653;width:2076;height:2686;visibility:visible;mso-wrap-style:square;v-text-anchor:top" coordsize="207645,268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YuisUA&#10;AADbAAAADwAAAGRycy9kb3ducmV2LnhtbESP0WrCQBRE3wv9h+UWfNONFVuJrlIKhoISqfoB1+w1&#10;Sbt7N81uNfr1bkHo4zAzZ5jZorNGnKj1tWMFw0ECgrhwuuZSwX637E9A+ICs0TgmBRfysJg/Psww&#10;1e7Mn3TahlJECPsUFVQhNKmUvqjIoh+4hjh6R9daDFG2pdQtniPcGvmcJC/SYs1xocKG3isqvre/&#10;VsEyl5ty9bOuM/Nlcrwestd8lCnVe+repiACdeE/fG9/aAXjIfx9iT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pi6KxQAAANsAAAAPAAAAAAAAAAAAAAAAAJgCAABkcnMv&#10;ZG93bnJldi54bWxQSwUGAAAAAAQABAD1AAAAigMAAAAA&#10;" path="m,l196469,122672v3429,2286,5969,4064,7874,5588c205994,130039,206883,131690,207264,133341v381,1524,-127,3175,-1397,4826c204343,140071,202692,142230,200152,144770v-2667,2668,-4699,4572,-6350,5843c192024,152009,190500,152771,189230,152771v-1143,635,-2286,508,-3429,c184658,152517,183388,151882,181737,151120,157226,135372,132334,120005,107696,104257,85598,126355,63627,148327,41529,170424v15621,24130,30988,48515,46736,72644c89154,244466,89789,245863,90170,247005v635,1398,635,2540,381,3811c90424,252467,89789,253991,88519,255515v-1270,1651,-2794,3682,-5207,6095c81026,263896,78740,265547,77089,266944v-2032,1144,-3556,1651,-5080,1271c70485,267833,68834,266944,67183,264913v-1778,-1652,-3556,-4065,-5715,-7621l,159004,,106532r20574,32270c38989,120386,57404,101971,75946,83429l,35320,,xe" fillcolor="red" stroked="f" strokeweight="0">
                  <v:fill opacity="32896f"/>
                  <v:stroke miterlimit="83231f" joinstyle="miter"/>
                  <v:path arrowok="t" textboxrect="0,0,207645,268595"/>
                </v:shape>
                <v:shape id="Shape 654" o:spid="_x0000_s1077" style="position:absolute;left:54349;top:20058;width:3254;height:2622;visibility:visible;mso-wrap-style:square;v-text-anchor:top" coordsize="325374,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XkO8QA&#10;AADbAAAADwAAAGRycy9kb3ducmV2LnhtbESPW2sCMRSE34X+h3AKvohmK1jKapRWUbw81VtfD5vj&#10;7uLmJGyirv/eFAQfh5n5hhlNGlOJK9W+tKzgo5eAIM6sLjlXsN/Nu18gfEDWWFkmBXfyMBm/tUaY&#10;anvjX7puQy4ihH2KCooQXCqlzwoy6HvWEUfvZGuDIco6l7rGW4SbSvaT5FMaLDkuFOhoWlB23l6M&#10;gvUsyX826875dJja+8r9HefBLZRqvzffQxCBmvAKP9tLrWDQh/8v8QfI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F5DvEAAAA2wAAAA8AAAAAAAAAAAAAAAAAmAIAAGRycy9k&#10;b3ducmV2LnhtbFBLBQYAAAAABAAEAPUAAACJAwAAAAA=&#10;" path="m17018,381c18542,,19558,126,20701,508v1143,380,2159,1269,3175,2159c95377,74295,167132,145923,238760,217677v19050,-19050,37973,-38100,57023,-57150c296545,159893,297307,159385,298450,159385v1143,,2540,508,3937,1142c303911,161289,305689,162560,307467,164211v1905,1651,4318,3810,6731,6350c316865,173100,318770,175133,320294,177038v1651,1777,3048,3683,3683,5207c325120,184023,325374,185165,325374,186309v,1142,-254,2159,-889,2921c300990,212725,277622,236093,254127,259588v-1778,1777,-4699,2667,-8382,2159c242062,261493,237871,258952,232791,253873,156083,177164,79375,100457,2794,23875,1778,22860,889,21717,508,20574,127,19558,,18542,381,17018,762,15748,1524,14224,2413,12446,3556,11049,5080,9144,7112,7112,9271,5080,11176,3428,12573,2286,14478,1270,15748,762,17018,381xe" fillcolor="red" stroked="f" strokeweight="0">
                  <v:fill opacity="32896f"/>
                  <v:stroke miterlimit="83231f" joinstyle="miter"/>
                  <v:path arrowok="t" textboxrect="0,0,325374,262255"/>
                </v:shape>
                <v:shape id="Shape 655" o:spid="_x0000_s1078" style="position:absolute;left:55792;top:18563;width:1187;height:2163;visibility:visible;mso-wrap-style:square;v-text-anchor:top" coordsize="118682,216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qXysQA&#10;AADbAAAADwAAAGRycy9kb3ducmV2LnhtbESPUWvCQBCE3wv+h2OFvohejFQk9QwSCBQKQlVa+rbk&#10;1lwwtxdyVxP/vVco9HGYnW92tvloW3Gj3jeOFSwXCQjiyumGawXnUznfgPABWWPrmBTcyUO+mzxt&#10;MdNu4A+6HUMtIoR9hgpMCF0mpa8MWfQL1xFH7+J6iyHKvpa6xyHCbSvTJFlLiw3HBoMdFYaq6/HH&#10;xjdmxWc6pO33/YvN+2FW+kMovFLP03H/CiLQGP6P/9JvWsHLCn63RADI3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ql8rEAAAA2wAAAA8AAAAAAAAAAAAAAAAAmAIAAGRycy9k&#10;b3ducmV2LnhtbFBLBQYAAAAABAAEAPUAAACJAwAAAAA=&#10;" path="m25908,381v1651,381,3429,1270,5080,2286l118682,57446r,35477l42926,44831v-127,127,-127,127,-127,127l118682,163974r,52356l2667,30607c1651,28956,889,27432,508,25908,,24384,254,22987,762,21336v381,-1524,1397,-3175,2794,-5080c4953,14605,6858,12573,9398,10160,11938,7493,14224,5334,16129,3683,18034,2286,19685,1270,21336,762,23114,254,24384,,25908,381xe" fillcolor="red" stroked="f" strokeweight="0">
                  <v:fill opacity="32896f"/>
                  <v:stroke miterlimit="83231f" joinstyle="miter"/>
                  <v:path arrowok="t" textboxrect="0,0,118682,216330"/>
                </v:shape>
                <v:shape id="Shape 656" o:spid="_x0000_s1079" style="position:absolute;left:56979;top:19138;width:2077;height:2685;visibility:visible;mso-wrap-style:square;v-text-anchor:top" coordsize="207709,2685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F91cQA&#10;AADbAAAADwAAAGRycy9kb3ducmV2LnhtbESPQYvCMBCF74L/IYzgRTTRXUWqUUQQZBcWrF68Dc3Y&#10;VptJaaLWf79ZWPD4ePO+N2+5bm0lHtT40rGG8UiBIM6cKTnXcDruhnMQPiAbrByThhd5WK+6nSUm&#10;xj35QI805CJC2CeooQihTqT0WUEW/cjVxNG7uMZiiLLJpWnwGeG2khOlZtJiybGhwJq2BWW39G7j&#10;G9uptwP1jep6+ak+yvPp+rW/ad3vtZsFiEBteB//p/dGw/QT/rZEA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BfdXEAAAA2wAAAA8AAAAAAAAAAAAAAAAAmAIAAGRycy9k&#10;b3ducmV2LnhtbFBLBQYAAAAABAAEAPUAAACJAwAAAAA=&#10;" path="m,l196533,122767v3428,2286,5969,4064,7746,5588c206058,130133,207073,131783,207328,133434v381,1524,-127,3302,-1525,4953c204407,140039,202755,142324,200089,144865v-2541,2540,-4446,4571,-6223,5842c192215,152104,190564,152739,189293,152993v-1142,508,-2285,380,-3428,c184722,152611,183324,151977,181928,151215,157163,135467,132397,120099,107760,104224,85661,126322,63564,148421,41592,170392v15749,24256,31116,48641,46736,72898c89217,244686,89853,245957,90234,247099v634,1271,507,2541,381,3810c90488,252560,89853,254084,88710,255608v-1397,1651,-3049,3684,-5334,5970c81090,263991,78930,265642,77279,266911v-2032,1271,-3682,1651,-5080,1397c70548,267928,68897,266911,67120,265133v-1652,-1777,-3303,-4190,-5588,-7747l,158883,,106528r20638,32368c39053,120481,57595,101939,75883,83651l,35477,,xe" fillcolor="red" stroked="f" strokeweight="0">
                  <v:fill opacity="32896f"/>
                  <v:stroke miterlimit="83231f" joinstyle="miter"/>
                  <v:path arrowok="t" textboxrect="0,0,207709,268562"/>
                </v:shape>
                <v:shape id="Shape 657" o:spid="_x0000_s1080" style="position:absolute;left:57196;top:16882;width:2976;height:3002;visibility:visible;mso-wrap-style:square;v-text-anchor:top" coordsize="297561,300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X82MUA&#10;AADbAAAADwAAAGRycy9kb3ducmV2LnhtbESPT2vCQBTE74LfYXkFb3VTJaVEVwn+bb3VFqG3R/aZ&#10;Tc2+Ddk1pt++Wyh4HGbmN8x82dtadNT6yrGCp3ECgrhwuuJSwefH9vEFhA/IGmvHpOCHPCwXw8Ec&#10;M+1u/E7dMZQiQthnqMCE0GRS+sKQRT92DXH0zq61GKJsS6lbvEW4reUkSZ6lxYrjgsGGVoaKy/Fq&#10;FeC27nYmP6Tr6Sl/+95vLuevLlFq9NDnMxCB+nAP/7dftYI0hb8v8Q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ZfzYxQAAANsAAAAPAAAAAAAAAAAAAAAAAJgCAABkcnMv&#10;ZG93bnJldi54bWxQSwUGAAAAAAQABAD1AAAAigMAAAAA&#10;" path="m71628,127v5461,,9652,-127,12446,508c86868,1270,88900,2032,90297,2540v1270,635,2540,1397,3937,2286c95631,6096,97282,7112,99187,8763v1778,1651,3683,3556,5969,5842c107569,17018,109855,19558,111379,21463v1651,1905,2794,3683,3556,5080c116078,28321,116332,29464,116586,30352v127,1144,-127,2160,-762,2668c114681,34163,111760,34544,107188,34036v-4572,-509,-9906,-509,-16129,-381c84836,34036,78105,35178,70866,37338,63627,39497,57023,43815,50419,50419,43434,57403,38862,66040,37592,76327v-1270,10160,,21844,4826,34417c46990,123444,54102,137033,64135,151638v10160,14732,23114,29972,38989,45847c118872,213233,133858,225933,148209,235839v14097,10033,27559,16891,39751,20955c200152,261239,211201,262127,221234,260223v10160,-1651,19050,-6350,26543,-13843c254000,240157,258572,233552,260731,226187v2286,-7239,3683,-13970,3810,-20447c265049,199644,265176,194183,264668,189611v-508,-4572,254,-7493,1524,-8763c266700,180340,267335,179959,268097,180086v762,-127,2032,381,3048,1016c272542,181990,274320,183388,276479,185165v2032,1779,4572,4065,7493,6986c286131,194310,287782,195961,289179,197739v1524,1651,2667,3175,3683,4318c293878,203453,294513,204724,295148,206121v508,1269,1016,2667,1524,4826c297180,213233,297307,216915,297307,221996v254,5206,-889,11049,-2032,17399c293878,245745,291465,252349,288417,259334v-3302,6731,-8128,12954,-14097,19050c263906,288671,251968,295402,238379,298196v-6921,1397,-14129,2000,-21638,1635c209233,299466,201422,298132,193294,295656v-16510,-4826,-34036,-12954,-52578,-25400c122174,257937,102870,241935,82804,221742,62230,201168,45593,180975,32766,161417,19812,142113,11303,123571,5969,106045,762,88900,,73025,2540,58420,4953,43942,11684,31623,22098,21209,26543,16637,31750,12573,37338,9778,42926,6858,48768,4445,54610,2921,60452,1270,66040,127,71628,127xe" fillcolor="red" stroked="f" strokeweight="0">
                  <v:fill opacity="32896f"/>
                  <v:stroke miterlimit="83231f" joinstyle="miter"/>
                  <v:path arrowok="t" textboxrect="0,0,297561,300196"/>
                </v:shape>
                <v:shape id="Shape 658" o:spid="_x0000_s1081" style="position:absolute;left:58591;top:15764;width:1187;height:2165;visibility:visible;mso-wrap-style:square;v-text-anchor:top" coordsize="118682,216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WRv8MA&#10;AADbAAAADwAAAGRycy9kb3ducmV2LnhtbESPS4vCQBCE78L+h6EXvOlkxceSzSiuDxA8adZ7m+k8&#10;2ExPyIwa/70jCB6LqvqKShadqcWVWldZVvA1jEAQZ1ZXXCj4S7eDbxDOI2usLZOCOzlYzD96Ccba&#10;3vhA16MvRICwi1FB6X0TS+mykgy6oW2Ig5fb1qAPsi2kbvEW4KaWoyiaSoMVh4USG1qVlP0fL0bB&#10;eDfapxue5WOzWUdnf/pNzbJTqv/ZLX9AeOr8O/xq77SCyRSeX8IP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lWRv8MAAADbAAAADwAAAAAAAAAAAAAAAACYAgAAZHJzL2Rv&#10;d25yZXYueG1sUEsFBgAAAAAEAAQA9QAAAIgDAAAAAA==&#10;" path="m25908,508v1524,380,3302,1269,4953,2286l118682,57652r,35375l42799,44958v,,,127,,127l118682,164000r,52545l2667,30607c1651,29083,889,27432,508,25908,,24384,127,23113,635,21462v381,-1524,1524,-3301,2794,-5079c4953,14605,6858,12573,9398,10160,11938,7620,14097,5334,16002,3810,17907,2286,19685,1270,21336,762,22987,253,24384,,25908,508xe" fillcolor="red" stroked="f" strokeweight="0">
                  <v:fill opacity="32896f"/>
                  <v:stroke miterlimit="83231f" joinstyle="miter"/>
                  <v:path arrowok="t" textboxrect="0,0,118682,216545"/>
                </v:shape>
                <v:shape id="Shape 659" o:spid="_x0000_s1082" style="position:absolute;left:59778;top:16341;width:2077;height:2683;visibility:visible;mso-wrap-style:square;v-text-anchor:top" coordsize="207708,268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oT6sAA&#10;AADbAAAADwAAAGRycy9kb3ducmV2LnhtbESPQYvCMBSE78L+h/AWvGnqglq6RpHCgidhteD10bxt&#10;gs1LaaKt/94ICx6HmfmG2exG14o79cF6VrCYZyCIa68tNwqq888sBxEissbWMyl4UIDd9mOywUL7&#10;gX/pfoqNSBAOBSowMXaFlKE25DDMfUecvD/fO4xJ9o3UPQ4J7lr5lWUr6dByWjDYUWmovp5uTkGw&#10;x9Llo60vVVW2proNeOj2Sk0/x/03iEhjfIf/2wetYLmG15f0A+T2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7oT6sAAAADbAAAADwAAAAAAAAAAAAAAAACYAgAAZHJzL2Rvd25y&#10;ZXYueG1sUEsFBgAAAAAEAAQA9QAAAIUDAAAAAA==&#10;" path="m,l196405,122687v3556,2160,5969,3937,7875,5588c206057,129926,206946,131705,207328,133229v380,1651,-127,3302,-1524,4953c204406,139960,202629,142119,200089,144785v-2541,2540,-4446,4446,-6223,5715c192088,151898,190564,152660,189293,152786v-1270,509,-2286,509,-3428,c184721,152406,183324,151771,181801,151009,157163,135260,132270,119894,107632,104146,85661,126117,63564,148214,41466,170312v15875,24131,31114,48514,46863,72772c89217,244481,89726,245877,90233,246894v509,1396,509,2540,382,3937c90488,252355,89726,253879,88582,255402v-1397,1652,-2921,3683,-5206,6096c80963,263785,78804,265562,77153,266833v-2033,1142,-3557,1524,-5081,1397c70548,267722,68770,266833,67119,264927v-1651,-1778,-3428,-4191,-5714,-7619l,158893,,106348r20638,32341c38926,120401,57467,101860,75882,83445l,35375,,xe" fillcolor="red" stroked="f" strokeweight="0">
                  <v:fill opacity="32896f"/>
                  <v:stroke miterlimit="83231f" joinstyle="miter"/>
                  <v:path arrowok="t" textboxrect="0,0,207708,268357"/>
                </v:shape>
                <v:rect id="Rectangle 673" o:spid="_x0000_s1083" style="position:absolute;left:5718;top:4295;width:610;height:2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6F7EA229" w14:textId="77777777" w:rsidR="00272DF6" w:rsidRDefault="00272DF6" w:rsidP="00E524E8">
                        <w:r>
                          <w:rPr>
                            <w:color w:val="2E74B5"/>
                            <w:sz w:val="32"/>
                          </w:rPr>
                          <w:t xml:space="preserve"> </w:t>
                        </w:r>
                      </w:p>
                    </w:txbxContent>
                  </v:textbox>
                </v:rect>
                <v:rect id="Rectangle 674" o:spid="_x0000_s1084" style="position:absolute;left:6175;top:4295;width:611;height:2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14:paraId="2E1FD8B1" w14:textId="77777777" w:rsidR="00272DF6" w:rsidRDefault="00272DF6" w:rsidP="00E524E8">
                        <w:r>
                          <w:rPr>
                            <w:color w:val="2E74B5"/>
                            <w:sz w:val="32"/>
                          </w:rPr>
                          <w:t xml:space="preserve"> </w:t>
                        </w:r>
                      </w:p>
                    </w:txbxContent>
                  </v:textbox>
                </v:rect>
                <v:rect id="Rectangle 675" o:spid="_x0000_s1085" style="position:absolute;left:5718;top:6598;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14:paraId="2E38FB5E" w14:textId="77777777" w:rsidR="00272DF6" w:rsidRDefault="00272DF6" w:rsidP="00E524E8">
                        <w:r>
                          <w:rPr>
                            <w:rFonts w:ascii="Arial" w:eastAsia="Arial" w:hAnsi="Arial" w:cs="Arial"/>
                            <w:b/>
                            <w:sz w:val="28"/>
                          </w:rPr>
                          <w:t xml:space="preserve"> </w:t>
                        </w:r>
                      </w:p>
                    </w:txbxContent>
                  </v:textbox>
                </v:rect>
                <v:rect id="Rectangle 676" o:spid="_x0000_s1086" style="position:absolute;left:12299;top:9646;width:14574;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14:paraId="14C97E5A" w14:textId="77777777" w:rsidR="00272DF6" w:rsidRDefault="00272DF6" w:rsidP="00E524E8">
                        <w:r>
                          <w:rPr>
                            <w:rFonts w:ascii="Arial" w:eastAsia="Arial" w:hAnsi="Arial" w:cs="Arial"/>
                            <w:b/>
                            <w:sz w:val="28"/>
                          </w:rPr>
                          <w:t>INSTITUTO T</w:t>
                        </w:r>
                      </w:p>
                    </w:txbxContent>
                  </v:textbox>
                </v:rect>
                <v:rect id="Rectangle 677" o:spid="_x0000_s1087" style="position:absolute;left:23275;top:9646;width:4608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14:paraId="6EAE539C" w14:textId="77777777" w:rsidR="00272DF6" w:rsidRDefault="00272DF6" w:rsidP="00E524E8">
                        <w:r>
                          <w:rPr>
                            <w:rFonts w:ascii="Arial" w:eastAsia="Arial" w:hAnsi="Arial" w:cs="Arial"/>
                            <w:b/>
                            <w:sz w:val="28"/>
                          </w:rPr>
                          <w:t>ÉCNICO PRIVADO DE SAÚDE MUALACA</w:t>
                        </w:r>
                      </w:p>
                    </w:txbxContent>
                  </v:textbox>
                </v:rect>
                <v:rect id="Rectangle 678" o:spid="_x0000_s1088" style="position:absolute;left:57956;top:9646;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14:paraId="60FCF9E3" w14:textId="77777777" w:rsidR="00272DF6" w:rsidRDefault="00272DF6" w:rsidP="00E524E8">
                        <w:r>
                          <w:rPr>
                            <w:rFonts w:ascii="Arial" w:eastAsia="Arial" w:hAnsi="Arial" w:cs="Arial"/>
                            <w:b/>
                            <w:sz w:val="28"/>
                          </w:rPr>
                          <w:t xml:space="preserve"> </w:t>
                        </w:r>
                      </w:p>
                    </w:txbxContent>
                  </v:textbox>
                </v:rect>
                <v:rect id="Rectangle 12908" o:spid="_x0000_s1089" style="position:absolute;left:5743;top:12722;width:37344;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w6sMA&#10;AADdAAAADwAAAGRycy9kb3ducmV2LnhtbERPTYvCMBC9C/sfwix403RlEa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Xw6sMAAADdAAAADwAAAAAAAAAAAAAAAACYAgAAZHJzL2Rv&#10;d25yZXYueG1sUEsFBgAAAAAEAAQA9QAAAIgDAAAAAA==&#10;" filled="f" stroked="f">
                  <v:textbox inset="0,0,0,0">
                    <w:txbxContent>
                      <w:p w14:paraId="23DAAE3D" w14:textId="77777777" w:rsidR="00272DF6" w:rsidRDefault="00272DF6" w:rsidP="00E524E8">
                        <w:r>
                          <w:rPr>
                            <w:rFonts w:ascii="Arial" w:eastAsia="Arial" w:hAnsi="Arial" w:cs="Arial"/>
                            <w:b/>
                            <w:sz w:val="28"/>
                            <w:u w:val="single" w:color="000000"/>
                          </w:rPr>
                          <w:t xml:space="preserve">LIC. N º 16/2024, AO ABRIGO DO </w:t>
                        </w:r>
                      </w:p>
                    </w:txbxContent>
                  </v:textbox>
                </v:rect>
                <v:rect id="Rectangle 12909" o:spid="_x0000_s1090" style="position:absolute;left:33845;top:12722;width:33690;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lVccMA&#10;AADdAAAADwAAAGRycy9kb3ducmV2LnhtbERPTYvCMBC9C/sfwix403SFFa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lVccMAAADdAAAADwAAAAAAAAAAAAAAAACYAgAAZHJzL2Rv&#10;d25yZXYueG1sUEsFBgAAAAAEAAQA9QAAAIgDAAAAAA==&#10;" filled="f" stroked="f">
                  <v:textbox inset="0,0,0,0">
                    <w:txbxContent>
                      <w:p w14:paraId="1F79A619" w14:textId="77777777" w:rsidR="00272DF6" w:rsidRDefault="00272DF6" w:rsidP="00E524E8">
                        <w:r>
                          <w:rPr>
                            <w:rFonts w:ascii="Arial" w:eastAsia="Arial" w:hAnsi="Arial" w:cs="Arial"/>
                            <w:b/>
                            <w:sz w:val="28"/>
                            <w:u w:val="single" w:color="000000"/>
                          </w:rPr>
                          <w:t xml:space="preserve">DECRETO PRESIDENCIAL Nº </w:t>
                        </w:r>
                      </w:p>
                    </w:txbxContent>
                  </v:textbox>
                </v:rect>
                <v:rect id="Rectangle 12913" o:spid="_x0000_s1091" style="position:absolute;left:61178;top:12722;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vLBsQA&#10;AADdAAAADwAAAGRycy9kb3ducmV2LnhtbERPTWvCQBC9F/wPywi91U1zCDF1FWkrybFVQXsbsmMS&#10;zM6G7Jqk/fXdQsHbPN7nrDaTacVAvWssK3heRCCIS6sbrhQcD7unFITzyBpby6Tgmxxs1rOHFWba&#10;jvxJw95XIoSwy1BB7X2XSenKmgy6he2IA3exvUEfYF9J3eMYwk0r4yhKpMGGQ0ONHb3WVF73N6Mg&#10;T7vtubA/Y9W+f+Wnj9Py7bD0Sj3Op+0LCE+Tv4v/3YUO86M4gb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7ywbEAAAA3QAAAA8AAAAAAAAAAAAAAAAAmAIAAGRycy9k&#10;b3ducmV2LnhtbFBLBQYAAAAABAAEAPUAAACJAwAAAAA=&#10;" filled="f" stroked="f">
                  <v:textbox inset="0,0,0,0">
                    <w:txbxContent>
                      <w:p w14:paraId="44B975D9" w14:textId="77777777" w:rsidR="00272DF6" w:rsidRDefault="00272DF6" w:rsidP="00E524E8">
                        <w:r>
                          <w:rPr>
                            <w:rFonts w:ascii="Arial" w:eastAsia="Arial" w:hAnsi="Arial" w:cs="Arial"/>
                            <w:b/>
                            <w:sz w:val="28"/>
                            <w:u w:val="single" w:color="000000"/>
                          </w:rPr>
                          <w:t>/</w:t>
                        </w:r>
                      </w:p>
                    </w:txbxContent>
                  </v:textbox>
                </v:rect>
                <v:rect id="Rectangle 12911" o:spid="_x0000_s1092" style="position:absolute;left:59201;top:12722;width:2630;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uncMA&#10;AADdAAAADwAAAGRycy9kb3ducmV2LnhtbERPTYvCMBC9C/sfwix403Q9rFqNIrqLHtUK6m1oxrZs&#10;MylN1lZ/vREEb/N4nzOdt6YUV6pdYVnBVz8CQZxaXXCm4JD89kYgnEfWWFomBTdyMJ99dKYYa9vw&#10;jq57n4kQwi5GBbn3VSylS3My6Pq2Ig7cxdYGfYB1JnWNTQg3pRxE0bc0WHBoyLGiZU7p3/7fKFiP&#10;qsVpY+9NVv6c18ftcbxKxl6p7me7mIDw1Pq3+OXe6DA/Ggz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duncMAAADdAAAADwAAAAAAAAAAAAAAAACYAgAAZHJzL2Rv&#10;d25yZXYueG1sUEsFBgAAAAAEAAQA9QAAAIgDAAAAAA==&#10;" filled="f" stroked="f">
                  <v:textbox inset="0,0,0,0">
                    <w:txbxContent>
                      <w:p w14:paraId="643FE7E3" w14:textId="77777777" w:rsidR="00272DF6" w:rsidRDefault="00272DF6" w:rsidP="00E524E8">
                        <w:r>
                          <w:rPr>
                            <w:rFonts w:ascii="Arial" w:eastAsia="Arial" w:hAnsi="Arial" w:cs="Arial"/>
                            <w:b/>
                            <w:sz w:val="28"/>
                            <w:u w:val="single" w:color="000000"/>
                          </w:rPr>
                          <w:t>37</w:t>
                        </w:r>
                      </w:p>
                    </w:txbxContent>
                  </v:textbox>
                </v:rect>
                <v:rect id="Rectangle 12912" o:spid="_x0000_s1093" style="position:absolute;left:61665;top:12722;width:2630;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678UA&#10;AADdAAAADwAAAGRycy9kb3ducmV2LnhtbESPQW/CMAyF75P4D5GRuI0UDhMUAkKwCY4bIAE3qzFt&#10;ReNUTUbLfv18QOJm6z2/93m+7Fyl7tSE0rOB0TABRZx5W3Ju4Hj4ep+AChHZYuWZDDwowHLRe5tj&#10;an3LP3Tfx1xJCIcUDRQx1qnWISvIYRj6mli0q28cRlmbXNsGWwl3lR4nyYd2WLI0FFjTuqDstv91&#10;BraTenXe+b82rz4v29P3abo5TKMxg363moGK1MWX+Xm9s4KfjAV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PrvxQAAAN0AAAAPAAAAAAAAAAAAAAAAAJgCAABkcnMv&#10;ZG93bnJldi54bWxQSwUGAAAAAAQABAD1AAAAigMAAAAA&#10;" filled="f" stroked="f">
                  <v:textbox inset="0,0,0,0">
                    <w:txbxContent>
                      <w:p w14:paraId="2CB0A82C" w14:textId="77777777" w:rsidR="00272DF6" w:rsidRDefault="00272DF6" w:rsidP="00E524E8">
                        <w:r>
                          <w:rPr>
                            <w:rFonts w:ascii="Arial" w:eastAsia="Arial" w:hAnsi="Arial" w:cs="Arial"/>
                            <w:b/>
                            <w:sz w:val="28"/>
                            <w:u w:val="single" w:color="000000"/>
                          </w:rPr>
                          <w:t>23</w:t>
                        </w:r>
                      </w:p>
                    </w:txbxContent>
                  </v:textbox>
                </v:rect>
                <v:rect id="Rectangle 12910" o:spid="_x0000_s1094" style="position:absolute;left:63648;top:12722;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fdMQA&#10;AADdAAAADwAAAGRycy9kb3ducmV2LnhtbERPTWvCQBC9F/wPywi91Y05lCR1lVAVc2xVSHsbstMk&#10;NDsbsluT9td3BcHbPN7nrDaT6cSFBtdaVrBcRCCIK6tbrhWcT/unBITzyBo7y6Tglxxs1rOHFWba&#10;jvxOl6OvRQhhl6GCxvs+k9JVDRl0C9sTB+7LDgZ9gEMt9YBjCDedjKPoWRpsOTQ02NNrQ9X38cco&#10;OCR9/lHYv7Hudp+H8q1Mt6fUK/U4n/IXEJ4mfxff3IUO86M4he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kX3TEAAAA3QAAAA8AAAAAAAAAAAAAAAAAmAIAAGRycy9k&#10;b3ducmV2LnhtbFBLBQYAAAAABAAEAPUAAACJAwAAAAA=&#10;" filled="f" stroked="f">
                  <v:textbox inset="0,0,0,0">
                    <w:txbxContent>
                      <w:p w14:paraId="2E7C5F4E" w14:textId="77777777" w:rsidR="00272DF6" w:rsidRDefault="00272DF6" w:rsidP="00E524E8">
                        <w:r>
                          <w:rPr>
                            <w:rFonts w:ascii="Arial" w:eastAsia="Arial" w:hAnsi="Arial" w:cs="Arial"/>
                            <w:b/>
                            <w:sz w:val="28"/>
                          </w:rPr>
                          <w:t xml:space="preserve"> </w:t>
                        </w:r>
                      </w:p>
                    </w:txbxContent>
                  </v:textbox>
                </v:rect>
                <v:rect id="Rectangle 12916" o:spid="_x0000_s1095" style="position:absolute;left:25359;top:15796;width:3963;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dgNMcA&#10;AADdAAAADwAAAGRycy9kb3ducmV2LnhtbESPQWvCQBCF7wX/wzJCb3Wjha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HYDTHAAAA3QAAAA8AAAAAAAAAAAAAAAAAmAIAAGRy&#10;cy9kb3ducmV2LnhtbFBLBQYAAAAABAAEAPUAAACMAwAAAAA=&#10;" filled="f" stroked="f">
                  <v:textbox inset="0,0,0,0">
                    <w:txbxContent>
                      <w:p w14:paraId="45CB3C7E" w14:textId="77777777" w:rsidR="00272DF6" w:rsidRDefault="00272DF6" w:rsidP="00E524E8">
                        <w:r>
                          <w:rPr>
                            <w:rFonts w:ascii="Arial" w:eastAsia="Arial" w:hAnsi="Arial" w:cs="Arial"/>
                            <w:b/>
                            <w:sz w:val="28"/>
                            <w:u w:val="single" w:color="000000"/>
                          </w:rPr>
                          <w:t xml:space="preserve">DE </w:t>
                        </w:r>
                      </w:p>
                    </w:txbxContent>
                  </v:textbox>
                </v:rect>
                <v:rect id="Rectangle 12914" o:spid="_x0000_s1096" style="position:absolute;left:28331;top:15796;width:2632;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vFr8IA&#10;AADdAAAADwAAAGRycy9kb3ducmV2LnhtbERPS4vCMBC+C/6HMII3TVUQ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i8WvwgAAAN0AAAAPAAAAAAAAAAAAAAAAAJgCAABkcnMvZG93&#10;bnJldi54bWxQSwUGAAAAAAQABAD1AAAAhwMAAAAA&#10;" filled="f" stroked="f">
                  <v:textbox inset="0,0,0,0">
                    <w:txbxContent>
                      <w:p w14:paraId="45CFF4C7" w14:textId="77777777" w:rsidR="00272DF6" w:rsidRDefault="00272DF6" w:rsidP="00E524E8">
                        <w:r>
                          <w:rPr>
                            <w:rFonts w:ascii="Arial" w:eastAsia="Arial" w:hAnsi="Arial" w:cs="Arial"/>
                            <w:b/>
                            <w:sz w:val="28"/>
                            <w:u w:val="single" w:color="000000"/>
                          </w:rPr>
                          <w:t>09</w:t>
                        </w:r>
                      </w:p>
                    </w:txbxContent>
                  </v:textbox>
                </v:rect>
                <v:rect id="Rectangle 12917" o:spid="_x0000_s1097" style="position:absolute;left:30311;top:15796;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b2MMA&#10;AADdAAAADwAAAGRycy9kb3ducmV2LnhtbERPTYvCMBC9C/sfwix403RdEK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b2MMAAADdAAAADwAAAAAAAAAAAAAAAACYAgAAZHJzL2Rv&#10;d25yZXYueG1sUEsFBgAAAAAEAAQA9QAAAIgDAAAAAA==&#10;" filled="f" stroked="f">
                  <v:textbox inset="0,0,0,0">
                    <w:txbxContent>
                      <w:p w14:paraId="337C2EE7" w14:textId="77777777" w:rsidR="00272DF6" w:rsidRDefault="00272DF6" w:rsidP="00E524E8">
                        <w:r>
                          <w:rPr>
                            <w:rFonts w:ascii="Arial" w:eastAsia="Arial" w:hAnsi="Arial" w:cs="Arial"/>
                            <w:b/>
                            <w:sz w:val="28"/>
                            <w:u w:val="single" w:color="000000"/>
                          </w:rPr>
                          <w:t xml:space="preserve"> </w:t>
                        </w:r>
                      </w:p>
                    </w:txbxContent>
                  </v:textbox>
                </v:rect>
                <v:rect id="Rectangle 12918" o:spid="_x0000_s1098" style="position:absolute;left:30797;top:15796;width:3963;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Q8QA&#10;AADdAAAADwAAAGRycy9kb3ducmV2LnhtbERPTWvCQBC9F/wPywi9NRsb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V/kPEAAAA3QAAAA8AAAAAAAAAAAAAAAAAmAIAAGRycy9k&#10;b3ducmV2LnhtbFBLBQYAAAAABAAEAPUAAACJAwAAAAA=&#10;" filled="f" stroked="f">
                  <v:textbox inset="0,0,0,0">
                    <w:txbxContent>
                      <w:p w14:paraId="72184DB3" w14:textId="77777777" w:rsidR="00272DF6" w:rsidRDefault="00272DF6" w:rsidP="00E524E8">
                        <w:r>
                          <w:rPr>
                            <w:rFonts w:ascii="Arial" w:eastAsia="Arial" w:hAnsi="Arial" w:cs="Arial"/>
                            <w:b/>
                            <w:sz w:val="28"/>
                            <w:u w:val="single" w:color="000000"/>
                          </w:rPr>
                          <w:t xml:space="preserve">DE </w:t>
                        </w:r>
                      </w:p>
                    </w:txbxContent>
                  </v:textbox>
                </v:rect>
                <v:rect id="Rectangle 12915" o:spid="_x0000_s1099" style="position:absolute;left:33769;top:15796;width:13680;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Jd28QA&#10;AADdAAAADwAAAGRycy9kb3ducmV2LnhtbERPTWvCQBC9F/oflin01mzag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iXdvEAAAA3QAAAA8AAAAAAAAAAAAAAAAAmAIAAGRycy9k&#10;b3ducmV2LnhtbFBLBQYAAAAABAAEAPUAAACJAwAAAAA=&#10;" filled="f" stroked="f">
                  <v:textbox inset="0,0,0,0">
                    <w:txbxContent>
                      <w:p w14:paraId="594B9682" w14:textId="77777777" w:rsidR="00272DF6" w:rsidRDefault="00272DF6" w:rsidP="00E524E8">
                        <w:r>
                          <w:rPr>
                            <w:rFonts w:ascii="Arial" w:eastAsia="Arial" w:hAnsi="Arial" w:cs="Arial"/>
                            <w:b/>
                            <w:sz w:val="28"/>
                            <w:u w:val="single" w:color="000000"/>
                          </w:rPr>
                          <w:t>FEVEREIRO</w:t>
                        </w:r>
                      </w:p>
                    </w:txbxContent>
                  </v:textbox>
                </v:rect>
                <v:rect id="Rectangle 689" o:spid="_x0000_s1100" style="position:absolute;left:44034;top:15796;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74QMUA&#10;AADdAAAADwAAAGRycy9kb3ducmV2LnhtbERPS2vCQBC+F/oflil4q5sq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vhAxQAAAN0AAAAPAAAAAAAAAAAAAAAAAJgCAABkcnMv&#10;ZG93bnJldi54bWxQSwUGAAAAAAQABAD1AAAAigMAAAAA&#10;" filled="f" stroked="f">
                  <v:textbox inset="0,0,0,0">
                    <w:txbxContent>
                      <w:p w14:paraId="19C1BF7A" w14:textId="77777777" w:rsidR="00272DF6" w:rsidRDefault="00272DF6" w:rsidP="00E524E8">
                        <w:r>
                          <w:rPr>
                            <w:rFonts w:ascii="Arial" w:eastAsia="Arial" w:hAnsi="Arial" w:cs="Arial"/>
                            <w:b/>
                            <w:sz w:val="28"/>
                          </w:rPr>
                          <w:t xml:space="preserve"> </w:t>
                        </w:r>
                      </w:p>
                    </w:txbxContent>
                  </v:textbox>
                </v:rect>
                <v:rect id="Rectangle 691" o:spid="_x0000_s1101" style="position:absolute;left:11080;top:19631;width:36769;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sMscA&#10;AADdAAAADwAAAGRycy9kb3ducmV2LnhtbESPQWvCQBCF7wX/wzJCb3Wjha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xbDLHAAAA3QAAAA8AAAAAAAAAAAAAAAAAmAIAAGRy&#10;cy9kb3ducmV2LnhtbFBLBQYAAAAABAAEAPUAAACMAwAAAAA=&#10;" filled="f" stroked="f">
                  <v:textbox inset="0,0,0,0">
                    <w:txbxContent>
                      <w:p w14:paraId="527D2D88" w14:textId="77777777" w:rsidR="00272DF6" w:rsidRDefault="00272DF6" w:rsidP="00E524E8">
                        <w:r>
                          <w:rPr>
                            <w:rFonts w:ascii="Arial" w:eastAsia="Arial" w:hAnsi="Arial" w:cs="Arial"/>
                            <w:b/>
                            <w:sz w:val="28"/>
                          </w:rPr>
                          <w:t xml:space="preserve">COORDENAÇÃO DE CURSO DE </w:t>
                        </w:r>
                      </w:p>
                    </w:txbxContent>
                  </v:textbox>
                </v:rect>
                <v:rect id="Rectangle 692" o:spid="_x0000_s1102" style="position:absolute;left:38747;top:19631;width:25946;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3JqcMA&#10;AADdAAAADwAAAGRycy9kb3ducmV2LnhtbERPS4vCMBC+L/gfwgje1lQF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3JqcMAAADdAAAADwAAAAAAAAAAAAAAAACYAgAAZHJzL2Rv&#10;d25yZXYueG1sUEsFBgAAAAAEAAQA9QAAAIgDAAAAAA==&#10;" filled="f" stroked="f">
                  <v:textbox inset="0,0,0,0">
                    <w:txbxContent>
                      <w:p w14:paraId="27045FB5" w14:textId="77777777" w:rsidR="00272DF6" w:rsidRDefault="00272DF6" w:rsidP="00E524E8">
                        <w:r>
                          <w:rPr>
                            <w:rFonts w:ascii="Arial" w:eastAsia="Arial" w:hAnsi="Arial" w:cs="Arial"/>
                            <w:b/>
                            <w:sz w:val="28"/>
                          </w:rPr>
                          <w:t>ENFERMAGEM GERAL</w:t>
                        </w:r>
                      </w:p>
                    </w:txbxContent>
                  </v:textbox>
                </v:rect>
                <v:rect id="Rectangle 693" o:spid="_x0000_s1103" style="position:absolute;left:58312;top:19631;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ETSccA&#10;AADdAAAADwAAAGRycy9kb3ducmV2LnhtbESPQWvCQBCF7wX/wzJCb3WjlK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E0nHAAAA3QAAAA8AAAAAAAAAAAAAAAAAmAIAAGRy&#10;cy9kb3ducmV2LnhtbFBLBQYAAAAABAAEAPUAAACMAwAAAAA=&#10;" filled="f" stroked="f">
                  <v:textbox inset="0,0,0,0">
                    <w:txbxContent>
                      <w:p w14:paraId="2122F394" w14:textId="77777777" w:rsidR="00272DF6" w:rsidRDefault="00272DF6" w:rsidP="00E524E8">
                        <w:r>
                          <w:rPr>
                            <w:rFonts w:ascii="Arial" w:eastAsia="Arial" w:hAnsi="Arial" w:cs="Arial"/>
                            <w:b/>
                            <w:sz w:val="28"/>
                          </w:rPr>
                          <w:t xml:space="preserve"> </w:t>
                        </w:r>
                      </w:p>
                    </w:txbxContent>
                  </v:textbox>
                </v:rect>
                <v:rect id="Rectangle 12919" o:spid="_x0000_s1104" style="position:absolute;left:30236;top:23441;width:11821;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220sIA&#10;AADdAAAADwAAAGRycy9kb3ducmV2LnhtbERPS4vCMBC+C/6HMII3TRUR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jbbSwgAAAN0AAAAPAAAAAAAAAAAAAAAAAJgCAABkcnMvZG93&#10;bnJldi54bWxQSwUGAAAAAAQABAD1AAAAhwMAAAAA&#10;" filled="f" stroked="f">
                  <v:textbox inset="0,0,0,0">
                    <w:txbxContent>
                      <w:p w14:paraId="476C313E" w14:textId="77777777" w:rsidR="00272DF6" w:rsidRDefault="00272DF6" w:rsidP="00E524E8">
                        <w:r>
                          <w:rPr>
                            <w:rFonts w:ascii="Arial" w:eastAsia="Arial" w:hAnsi="Arial" w:cs="Arial"/>
                            <w:b/>
                            <w:color w:val="00B050"/>
                            <w:sz w:val="28"/>
                            <w:u w:val="single" w:color="00B050"/>
                          </w:rPr>
                          <w:t>V VIVEIRO</w:t>
                        </w:r>
                      </w:p>
                    </w:txbxContent>
                  </v:textbox>
                </v:rect>
                <v:rect id="Rectangle 12920" o:spid="_x0000_s1105" style="position:absolute;left:39128;top:23441;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8opcMA&#10;AADdAAAADwAAAGRycy9kb3ducmV2LnhtbERPTYvCMBC9C/sfwix403RlE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8opcMAAADdAAAADwAAAAAAAAAAAAAAAACYAgAAZHJzL2Rv&#10;d25yZXYueG1sUEsFBgAAAAAEAAQA9QAAAIgDAAAAAA==&#10;" filled="f" stroked="f">
                  <v:textbox inset="0,0,0,0">
                    <w:txbxContent>
                      <w:p w14:paraId="3CAEE4B4" w14:textId="77777777" w:rsidR="00272DF6" w:rsidRDefault="00272DF6" w:rsidP="00E524E8">
                        <w:r>
                          <w:rPr>
                            <w:rFonts w:ascii="Arial" w:eastAsia="Arial" w:hAnsi="Arial" w:cs="Arial"/>
                            <w:b/>
                            <w:color w:val="00B050"/>
                            <w:sz w:val="28"/>
                          </w:rPr>
                          <w:t xml:space="preserve"> </w:t>
                        </w:r>
                      </w:p>
                    </w:txbxContent>
                  </v:textbox>
                </v:rect>
                <v:rect id="Rectangle 697" o:spid="_x0000_s1106" style="position:absolute;left:2111;top:26569;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NPsUA&#10;AADdAAAADwAAAGRycy9kb3ducmV2LnhtbERPS2vCQBC+F/oflil4q5tqK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40+xQAAAN0AAAAPAAAAAAAAAAAAAAAAAJgCAABkcnMv&#10;ZG93bnJldi54bWxQSwUGAAAAAAQABAD1AAAAigMAAAAA&#10;" filled="f" stroked="f">
                  <v:textbox inset="0,0,0,0">
                    <w:txbxContent>
                      <w:p w14:paraId="3E70B78B" w14:textId="77777777" w:rsidR="00272DF6" w:rsidRDefault="00272DF6" w:rsidP="00E524E8">
                        <w:r>
                          <w:rPr>
                            <w:rFonts w:ascii="Arial" w:eastAsia="Arial" w:hAnsi="Arial" w:cs="Arial"/>
                            <w:b/>
                            <w:sz w:val="28"/>
                          </w:rPr>
                          <w:t xml:space="preserve"> </w:t>
                        </w:r>
                      </w:p>
                    </w:txbxContent>
                  </v:textbox>
                </v:rect>
                <v:rect id="Rectangle 698" o:spid="_x0000_s1107" style="position:absolute;left:34683;top:3040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VSsQA&#10;AADdAAAADwAAAGRycy9kb3ducmV2LnhtbERPTWvCQBC9F/wPywi9NRtL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6FUrEAAAA3QAAAA8AAAAAAAAAAAAAAAAAmAIAAGRycy9k&#10;b3ducmV2LnhtbFBLBQYAAAAABAAEAPUAAACJAwAAAAA=&#10;" filled="f" stroked="f">
                  <v:textbox inset="0,0,0,0">
                    <w:txbxContent>
                      <w:p w14:paraId="3971C032" w14:textId="77777777" w:rsidR="00272DF6" w:rsidRDefault="00272DF6" w:rsidP="00E524E8">
                        <w:r>
                          <w:rPr>
                            <w:rFonts w:ascii="Arial" w:eastAsia="Arial" w:hAnsi="Arial" w:cs="Arial"/>
                            <w:b/>
                            <w:sz w:val="24"/>
                          </w:rPr>
                          <w:t xml:space="preserve"> </w:t>
                        </w:r>
                      </w:p>
                    </w:txbxContent>
                  </v:textbox>
                </v:rect>
                <v:rect id="Rectangle 699" o:spid="_x0000_s1108" style="position:absolute;left:5718;top:33783;width:8555;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w0cUA&#10;AADdAAAADwAAAGRycy9kb3ducmV2LnhtbERPS2vCQBC+F/oflil4q5uKL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rDRxQAAAN0AAAAPAAAAAAAAAAAAAAAAAJgCAABkcnMv&#10;ZG93bnJldi54bWxQSwUGAAAAAAQABAD1AAAAigMAAAAA&#10;" filled="f" stroked="f">
                  <v:textbox inset="0,0,0,0">
                    <w:txbxContent>
                      <w:p w14:paraId="4A547E43" w14:textId="77777777" w:rsidR="00272DF6" w:rsidRDefault="00272DF6" w:rsidP="00E524E8">
                        <w:r>
                          <w:rPr>
                            <w:rFonts w:ascii="Arial" w:eastAsia="Arial" w:hAnsi="Arial" w:cs="Arial"/>
                            <w:b/>
                            <w:sz w:val="28"/>
                          </w:rPr>
                          <w:t>TÍTULO</w:t>
                        </w:r>
                      </w:p>
                    </w:txbxContent>
                  </v:textbox>
                </v:rect>
                <v:rect id="Rectangle 700" o:spid="_x0000_s1109" style="position:absolute;left:12147;top:33783;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QupsQA&#10;AADdAAAADwAAAGRycy9kb3ducmV2LnhtbERPTWvCQBC9F/oflin01mxai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kLqbEAAAA3QAAAA8AAAAAAAAAAAAAAAAAmAIAAGRycy9k&#10;b3ducmV2LnhtbFBLBQYAAAAABAAEAPUAAACJAwAAAAA=&#10;" filled="f" stroked="f">
                  <v:textbox inset="0,0,0,0">
                    <w:txbxContent>
                      <w:p w14:paraId="167A0551" w14:textId="77777777" w:rsidR="00272DF6" w:rsidRDefault="00272DF6" w:rsidP="00E524E8">
                        <w:r>
                          <w:rPr>
                            <w:rFonts w:ascii="Arial" w:eastAsia="Arial" w:hAnsi="Arial" w:cs="Arial"/>
                            <w:b/>
                            <w:sz w:val="28"/>
                          </w:rPr>
                          <w:t xml:space="preserve"> </w:t>
                        </w:r>
                      </w:p>
                    </w:txbxContent>
                  </v:textbox>
                </v:rect>
                <v:rect id="Rectangle 701" o:spid="_x0000_s1110" style="position:absolute;left:12630;top:33783;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iLPcUA&#10;AADdAAAADwAAAGRycy9kb3ducmV2LnhtbERPS2vCQBC+F/oflil4q5uK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Is9xQAAAN0AAAAPAAAAAAAAAAAAAAAAAJgCAABkcnMv&#10;ZG93bnJldi54bWxQSwUGAAAAAAQABAD1AAAAigMAAAAA&#10;" filled="f" stroked="f">
                  <v:textbox inset="0,0,0,0">
                    <w:txbxContent>
                      <w:p w14:paraId="1DAB2A39" w14:textId="77777777" w:rsidR="00272DF6" w:rsidRDefault="00272DF6" w:rsidP="00E524E8">
                        <w:r>
                          <w:rPr>
                            <w:rFonts w:ascii="Arial" w:eastAsia="Arial" w:hAnsi="Arial" w:cs="Arial"/>
                            <w:b/>
                            <w:sz w:val="28"/>
                          </w:rPr>
                          <w:t xml:space="preserve"> </w:t>
                        </w:r>
                      </w:p>
                    </w:txbxContent>
                  </v:textbox>
                </v:rect>
                <v:rect id="Rectangle 702" o:spid="_x0000_s1111" style="position:absolute;left:5718;top:3761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cfT8cA&#10;AADdAAAADwAAAGRycy9kb3ducmV2LnhtbESPQWvCQBCF7wX/wzJCb3WjlK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3H0/HAAAA3QAAAA8AAAAAAAAAAAAAAAAAmAIAAGRy&#10;cy9kb3ducmV2LnhtbFBLBQYAAAAABAAEAPUAAACMAwAAAAA=&#10;" filled="f" stroked="f">
                  <v:textbox inset="0,0,0,0">
                    <w:txbxContent>
                      <w:p w14:paraId="1D1126F3" w14:textId="77777777" w:rsidR="00272DF6" w:rsidRDefault="00272DF6" w:rsidP="00E524E8">
                        <w:r>
                          <w:rPr>
                            <w:rFonts w:ascii="Arial" w:eastAsia="Arial" w:hAnsi="Arial" w:cs="Arial"/>
                            <w:b/>
                            <w:sz w:val="24"/>
                          </w:rPr>
                          <w:t xml:space="preserve"> </w:t>
                        </w:r>
                      </w:p>
                    </w:txbxContent>
                  </v:textbox>
                </v:rect>
                <v:rect id="Rectangle 703" o:spid="_x0000_s1112" style="position:absolute;left:31838;top:40976;width:563;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u61MMA&#10;AADdAAAADwAAAGRycy9kb3ducmV2LnhtbERPS4vCMBC+L/gfwgje1lQR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u61MMAAADdAAAADwAAAAAAAAAAAAAAAACYAgAAZHJzL2Rv&#10;d25yZXYueG1sUEsFBgAAAAAEAAQA9QAAAIgDAAAAAA==&#10;" filled="f" stroked="f">
                  <v:textbox inset="0,0,0,0">
                    <w:txbxContent>
                      <w:p w14:paraId="1D8EC8DF" w14:textId="77777777" w:rsidR="00272DF6" w:rsidRDefault="00272DF6" w:rsidP="00E524E8">
                        <w:r>
                          <w:rPr>
                            <w:rFonts w:ascii="Arial" w:eastAsia="Arial" w:hAnsi="Arial" w:cs="Arial"/>
                            <w:b/>
                            <w:sz w:val="20"/>
                          </w:rPr>
                          <w:t>(</w:t>
                        </w:r>
                      </w:p>
                    </w:txbxContent>
                  </v:textbox>
                </v:rect>
                <v:rect id="Rectangle 704" o:spid="_x0000_s1113" style="position:absolute;left:32270;top:40976;width:12881;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FlMcA&#10;AADdAAAADwAAAGRycy9kb3ducmV2LnhtbESPQWvCQBCF7wX/wzJCb3Wj0K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YhZTHAAAA3QAAAA8AAAAAAAAAAAAAAAAAmAIAAGRy&#10;cy9kb3ducmV2LnhtbFBLBQYAAAAABAAEAPUAAACMAwAAAAA=&#10;" filled="f" stroked="f">
                  <v:textbox inset="0,0,0,0">
                    <w:txbxContent>
                      <w:p w14:paraId="2CA6DD99" w14:textId="77777777" w:rsidR="00272DF6" w:rsidRDefault="00272DF6" w:rsidP="00E524E8">
                        <w:r>
                          <w:rPr>
                            <w:rFonts w:ascii="Arial" w:eastAsia="Arial" w:hAnsi="Arial" w:cs="Arial"/>
                            <w:b/>
                            <w:sz w:val="20"/>
                          </w:rPr>
                          <w:t>RELATÓRIO DE</w:t>
                        </w:r>
                      </w:p>
                    </w:txbxContent>
                  </v:textbox>
                </v:rect>
                <v:rect id="Rectangle 705" o:spid="_x0000_s1114" style="position:absolute;left:41950;top:40976;width:469;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QgD8IA&#10;AADdAAAADwAAAGRycy9kb3ducmV2LnhtbERPS4vCMBC+C/6HMII3TRUU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VCAPwgAAAN0AAAAPAAAAAAAAAAAAAAAAAJgCAABkcnMvZG93&#10;bnJldi54bWxQSwUGAAAAAAQABAD1AAAAhwMAAAAA&#10;" filled="f" stroked="f">
                  <v:textbox inset="0,0,0,0">
                    <w:txbxContent>
                      <w:p w14:paraId="66ED3245" w14:textId="77777777" w:rsidR="00272DF6" w:rsidRDefault="00272DF6" w:rsidP="00E524E8">
                        <w:r>
                          <w:rPr>
                            <w:rFonts w:ascii="Arial" w:eastAsia="Arial" w:hAnsi="Arial" w:cs="Arial"/>
                            <w:b/>
                            <w:sz w:val="20"/>
                          </w:rPr>
                          <w:t xml:space="preserve"> </w:t>
                        </w:r>
                      </w:p>
                    </w:txbxContent>
                  </v:textbox>
                </v:rect>
                <v:rect id="Rectangle 706" o:spid="_x0000_s1115" style="position:absolute;left:42407;top:40976;width:28691;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a+eMMA&#10;AADdAAAADwAAAGRycy9kb3ducmV2LnhtbERPTYvCMBC9C/sfwix403SFF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a+eMMAAADdAAAADwAAAAAAAAAAAAAAAACYAgAAZHJzL2Rv&#10;d25yZXYueG1sUEsFBgAAAAAEAAQA9QAAAIgDAAAAAA==&#10;" filled="f" stroked="f">
                  <v:textbox inset="0,0,0,0">
                    <w:txbxContent>
                      <w:p w14:paraId="23ED1966" w14:textId="77777777" w:rsidR="00272DF6" w:rsidRDefault="00272DF6" w:rsidP="00E524E8">
                        <w:r>
                          <w:rPr>
                            <w:rFonts w:ascii="Arial" w:eastAsia="Arial" w:hAnsi="Arial" w:cs="Arial"/>
                            <w:b/>
                            <w:sz w:val="20"/>
                          </w:rPr>
                          <w:t xml:space="preserve">FIM DE CURSO PARA OBTENÇÃO </w:t>
                        </w:r>
                      </w:p>
                    </w:txbxContent>
                  </v:textbox>
                </v:rect>
                <v:rect id="Rectangle 707" o:spid="_x0000_s1116" style="position:absolute;left:31838;top:43186;width:18714;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b48UA&#10;AADdAAAADwAAAGRycy9kb3ducmV2LnhtbERPS2vCQBC+F/oflil4q5sqL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yhvjxQAAAN0AAAAPAAAAAAAAAAAAAAAAAJgCAABkcnMv&#10;ZG93bnJldi54bWxQSwUGAAAAAAQABAD1AAAAigMAAAAA&#10;" filled="f" stroked="f">
                  <v:textbox inset="0,0,0,0">
                    <w:txbxContent>
                      <w:p w14:paraId="05230B22" w14:textId="77777777" w:rsidR="00272DF6" w:rsidRDefault="00272DF6" w:rsidP="00E524E8">
                        <w:r>
                          <w:rPr>
                            <w:rFonts w:ascii="Arial" w:eastAsia="Arial" w:hAnsi="Arial" w:cs="Arial"/>
                            <w:b/>
                            <w:sz w:val="20"/>
                          </w:rPr>
                          <w:t>DO GRAU DE TÉCNICO</w:t>
                        </w:r>
                      </w:p>
                    </w:txbxContent>
                  </v:textbox>
                </v:rect>
                <v:rect id="Rectangle 708" o:spid="_x0000_s1117" style="position:absolute;left:45913;top:43186;width:562;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ODl8UA&#10;AADdAAAADwAAAGRycy9kb3ducmV2LnhtbERPS2vCQBC+F/oflil4q5uKL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I4OXxQAAAN0AAAAPAAAAAAAAAAAAAAAAAJgCAABkcnMv&#10;ZG93bnJldi54bWxQSwUGAAAAAAQABAD1AAAAigMAAAAA&#10;" filled="f" stroked="f">
                  <v:textbox inset="0,0,0,0">
                    <w:txbxContent>
                      <w:p w14:paraId="2F06941B" w14:textId="77777777" w:rsidR="00272DF6" w:rsidRDefault="00272DF6" w:rsidP="00E524E8">
                        <w:r>
                          <w:rPr>
                            <w:rFonts w:ascii="Arial" w:eastAsia="Arial" w:hAnsi="Arial" w:cs="Arial"/>
                            <w:b/>
                            <w:sz w:val="20"/>
                          </w:rPr>
                          <w:t>-</w:t>
                        </w:r>
                      </w:p>
                    </w:txbxContent>
                  </v:textbox>
                </v:rect>
                <v:rect id="Rectangle 709" o:spid="_x0000_s1118" style="position:absolute;left:46344;top:43186;width:12648;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8mDMQA&#10;AADdAAAADwAAAGRycy9kb3ducmV2LnhtbERPTWvCQBC9F/wPywi9NRsLEU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vJgzEAAAA3QAAAA8AAAAAAAAAAAAAAAAAmAIAAGRycy9k&#10;b3ducmV2LnhtbFBLBQYAAAAABAAEAPUAAACJAwAAAAA=&#10;" filled="f" stroked="f">
                  <v:textbox inset="0,0,0,0">
                    <w:txbxContent>
                      <w:p w14:paraId="245666C2" w14:textId="77777777" w:rsidR="00272DF6" w:rsidRDefault="00272DF6" w:rsidP="00E524E8">
                        <w:r>
                          <w:rPr>
                            <w:rFonts w:ascii="Arial" w:eastAsia="Arial" w:hAnsi="Arial" w:cs="Arial"/>
                            <w:b/>
                            <w:sz w:val="20"/>
                          </w:rPr>
                          <w:t>PROFISSIONAL</w:t>
                        </w:r>
                      </w:p>
                    </w:txbxContent>
                  </v:textbox>
                </v:rect>
                <v:rect id="Rectangle 710" o:spid="_x0000_s1119" style="position:absolute;left:55873;top:43186;width:469;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24e8QA&#10;AADdAAAADwAAAGRycy9kb3ducmV2LnhtbERPTWvCQBC9F/oflin01mxaqG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9uHvEAAAA3QAAAA8AAAAAAAAAAAAAAAAAmAIAAGRycy9k&#10;b3ducmV2LnhtbFBLBQYAAAAABAAEAPUAAACJAwAAAAA=&#10;" filled="f" stroked="f">
                  <v:textbox inset="0,0,0,0">
                    <w:txbxContent>
                      <w:p w14:paraId="184A031C" w14:textId="77777777" w:rsidR="00272DF6" w:rsidRDefault="00272DF6" w:rsidP="00E524E8">
                        <w:r>
                          <w:rPr>
                            <w:rFonts w:ascii="Arial" w:eastAsia="Arial" w:hAnsi="Arial" w:cs="Arial"/>
                            <w:b/>
                            <w:sz w:val="20"/>
                          </w:rPr>
                          <w:t xml:space="preserve"> </w:t>
                        </w:r>
                      </w:p>
                    </w:txbxContent>
                  </v:textbox>
                </v:rect>
                <v:rect id="Rectangle 711" o:spid="_x0000_s1120" style="position:absolute;left:56203;top:43186;width:10364;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Ed4MUA&#10;AADdAAAADwAAAGRycy9kb3ducmV2LnhtbERPS2vCQBC+F/oflil4q5sKtj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8R3gxQAAAN0AAAAPAAAAAAAAAAAAAAAAAJgCAABkcnMv&#10;ZG93bnJldi54bWxQSwUGAAAAAAQABAD1AAAAigMAAAAA&#10;" filled="f" stroked="f">
                  <v:textbox inset="0,0,0,0">
                    <w:txbxContent>
                      <w:p w14:paraId="64A30919" w14:textId="77777777" w:rsidR="00272DF6" w:rsidRDefault="00272DF6" w:rsidP="00E524E8">
                        <w:r>
                          <w:rPr>
                            <w:rFonts w:ascii="Arial" w:eastAsia="Arial" w:hAnsi="Arial" w:cs="Arial"/>
                            <w:b/>
                            <w:sz w:val="20"/>
                          </w:rPr>
                          <w:t xml:space="preserve">EM CIÊNCIA </w:t>
                        </w:r>
                      </w:p>
                    </w:txbxContent>
                  </v:textbox>
                </v:rect>
                <v:rect id="Rectangle 712" o:spid="_x0000_s1121" style="position:absolute;left:31838;top:45370;width:16303;height:1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JkscA&#10;AADdAAAADwAAAGRycy9kb3ducmV2LnhtbESPQWvCQBCF7wX/wzJCb3Wj0K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uiZLHAAAA3QAAAA8AAAAAAAAAAAAAAAAAmAIAAGRy&#10;cy9kb3ducmV2LnhtbFBLBQYAAAAABAAEAPUAAACMAwAAAAA=&#10;" filled="f" stroked="f">
                  <v:textbox inset="0,0,0,0">
                    <w:txbxContent>
                      <w:p w14:paraId="00BBE969" w14:textId="77777777" w:rsidR="00272DF6" w:rsidRDefault="00272DF6" w:rsidP="00E524E8">
                        <w:r>
                          <w:rPr>
                            <w:rFonts w:ascii="Arial" w:eastAsia="Arial" w:hAnsi="Arial" w:cs="Arial"/>
                            <w:b/>
                            <w:sz w:val="20"/>
                          </w:rPr>
                          <w:t xml:space="preserve">DE SAÚDE, OPÇÃO </w:t>
                        </w:r>
                      </w:p>
                    </w:txbxContent>
                  </v:textbox>
                </v:rect>
                <v:rect id="Rectangle 713" o:spid="_x0000_s1122" style="position:absolute;left:44109;top:45370;width:18592;height:1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IsCcMA&#10;AADdAAAADwAAAGRycy9kb3ducmV2LnhtbERPS4vCMBC+L/gfwgje1lRB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IsCcMAAADdAAAADwAAAAAAAAAAAAAAAACYAgAAZHJzL2Rv&#10;d25yZXYueG1sUEsFBgAAAAAEAAQA9QAAAIgDAAAAAA==&#10;" filled="f" stroked="f">
                  <v:textbox inset="0,0,0,0">
                    <w:txbxContent>
                      <w:p w14:paraId="4FCA48BB" w14:textId="77777777" w:rsidR="00272DF6" w:rsidRDefault="00272DF6" w:rsidP="00E524E8">
                        <w:r>
                          <w:rPr>
                            <w:rFonts w:ascii="Arial" w:eastAsia="Arial" w:hAnsi="Arial" w:cs="Arial"/>
                            <w:b/>
                            <w:sz w:val="20"/>
                          </w:rPr>
                          <w:t>ENFERMAGEM GERAL</w:t>
                        </w:r>
                      </w:p>
                    </w:txbxContent>
                  </v:textbox>
                </v:rect>
                <v:rect id="Rectangle 714" o:spid="_x0000_s1123" style="position:absolute;left:58108;top:45370;width:563;height:1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RPKcUA&#10;AADdAAAADwAAAGRycy9kb3ducmV2LnhtbESPQW/CMAyF75P4D5GRuI2UHRAUAkKwCY4bIAE3qzFt&#10;ReNUTUbLfv18QOJm6z2/93m+7Fyl7tSE0rOB0TABRZx5W3Ju4Hj4ep+AChHZYuWZDDwowHLRe5tj&#10;an3LP3Tfx1xJCIcUDRQx1qnWISvIYRj6mli0q28cRlmbXNsGWwl3lf5IkrF2WLI0FFjTuqDstv91&#10;BraTenXe+b82rz4v29P3abo5TKMxg363moGK1MWX+Xm9s4KfjIV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dE8pxQAAAN0AAAAPAAAAAAAAAAAAAAAAAJgCAABkcnMv&#10;ZG93bnJldi54bWxQSwUGAAAAAAQABAD1AAAAigMAAAAA&#10;" filled="f" stroked="f">
                  <v:textbox inset="0,0,0,0">
                    <w:txbxContent>
                      <w:p w14:paraId="40B8D5D9" w14:textId="77777777" w:rsidR="00272DF6" w:rsidRDefault="00272DF6" w:rsidP="00E524E8">
                        <w:r>
                          <w:rPr>
                            <w:rFonts w:ascii="Arial" w:eastAsia="Arial" w:hAnsi="Arial" w:cs="Arial"/>
                            <w:b/>
                            <w:sz w:val="20"/>
                          </w:rPr>
                          <w:t>)</w:t>
                        </w:r>
                      </w:p>
                    </w:txbxContent>
                  </v:textbox>
                </v:rect>
                <v:rect id="Rectangle 715" o:spid="_x0000_s1124" style="position:absolute;left:58515;top:45370;width:469;height:1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qssIA&#10;AADdAAAADwAAAGRycy9kb3ducmV2LnhtbERPy6rCMBDdC/5DGMGdproQrUYRH+jSF6i7oZnblttM&#10;ShNt9evNhQvu5nCeM1s0phBPqlxuWcGgH4EgTqzOOVVwOW97YxDOI2ssLJOCFzlYzNutGcba1nyk&#10;58mnIoSwi1FB5n0ZS+mSjAy6vi2JA/djK4M+wCqVusI6hJtCDqNoJA3mHBoyLGmVUfJ7ehgFu3G5&#10;vO3tu06LzX13PVwn6/PEK9XtNMspCE+N/4r/3Xsd5kejA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OOqywgAAAN0AAAAPAAAAAAAAAAAAAAAAAJgCAABkcnMvZG93&#10;bnJldi54bWxQSwUGAAAAAAQABAD1AAAAhwMAAAAA&#10;" filled="f" stroked="f">
                  <v:textbox inset="0,0,0,0">
                    <w:txbxContent>
                      <w:p w14:paraId="6A547FDE" w14:textId="77777777" w:rsidR="00272DF6" w:rsidRDefault="00272DF6" w:rsidP="00E524E8">
                        <w:r>
                          <w:rPr>
                            <w:rFonts w:ascii="Arial" w:eastAsia="Arial" w:hAnsi="Arial" w:cs="Arial"/>
                            <w:b/>
                            <w:sz w:val="20"/>
                          </w:rPr>
                          <w:t xml:space="preserve"> </w:t>
                        </w:r>
                      </w:p>
                    </w:txbxContent>
                  </v:textbox>
                </v:rect>
                <v:rect id="Rectangle 716" o:spid="_x0000_s1125" style="position:absolute;left:31838;top:48317;width:470;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0xcQA&#10;AADdAAAADwAAAGRycy9kb3ducmV2LnhtbERPTWvCQBC9F/wPywi91U1zCDF1FWkrybFVQXsbsmMS&#10;zM6G7Jqk/fXdQsHbPN7nrDaTacVAvWssK3heRCCIS6sbrhQcD7unFITzyBpby6Tgmxxs1rOHFWba&#10;jvxJw95XIoSwy1BB7X2XSenKmgy6he2IA3exvUEfYF9J3eMYwk0r4yhKpMGGQ0ONHb3WVF73N6Mg&#10;T7vtubA/Y9W+f+Wnj9Py7bD0Sj3Op+0LCE+Tv4v/3YUO86Mkhr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qdMXEAAAA3QAAAA8AAAAAAAAAAAAAAAAAmAIAAGRycy9k&#10;b3ducmV2LnhtbFBLBQYAAAAABAAEAPUAAACJAwAAAAA=&#10;" filled="f" stroked="f">
                  <v:textbox inset="0,0,0,0">
                    <w:txbxContent>
                      <w:p w14:paraId="744974BE" w14:textId="77777777" w:rsidR="00272DF6" w:rsidRDefault="00272DF6" w:rsidP="00E524E8">
                        <w:r>
                          <w:rPr>
                            <w:rFonts w:ascii="Arial" w:eastAsia="Arial" w:hAnsi="Arial" w:cs="Arial"/>
                            <w:b/>
                            <w:sz w:val="20"/>
                          </w:rPr>
                          <w:t xml:space="preserve"> </w:t>
                        </w:r>
                      </w:p>
                    </w:txbxContent>
                  </v:textbox>
                </v:rect>
                <v:rect id="Rectangle 717" o:spid="_x0000_s1126" style="position:absolute;left:5718;top:51286;width:9872;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RXsQA&#10;AADdAAAADwAAAGRycy9kb3ducmV2LnhtbERPTWvCQBC9F/oflin01mzagm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m0V7EAAAA3QAAAA8AAAAAAAAAAAAAAAAAmAIAAGRycy9k&#10;b3ducmV2LnhtbFBLBQYAAAAABAAEAPUAAACJAwAAAAA=&#10;" filled="f" stroked="f">
                  <v:textbox inset="0,0,0,0">
                    <w:txbxContent>
                      <w:p w14:paraId="3130DCA6" w14:textId="77777777" w:rsidR="00272DF6" w:rsidRDefault="00272DF6" w:rsidP="00E524E8">
                        <w:r>
                          <w:rPr>
                            <w:rFonts w:ascii="Arial" w:eastAsia="Arial" w:hAnsi="Arial" w:cs="Arial"/>
                            <w:b/>
                            <w:sz w:val="28"/>
                          </w:rPr>
                          <w:t xml:space="preserve">AUTOR: </w:t>
                        </w:r>
                      </w:p>
                    </w:txbxContent>
                  </v:textbox>
                </v:rect>
                <v:rect id="Rectangle 718" o:spid="_x0000_s1127" style="position:absolute;left:13138;top:51286;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9JKsQA&#10;AADdAAAADwAAAGRycy9kb3ducmV2LnhtbERPTWvCQBC9F/oflin01mxaim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PSSrEAAAA3QAAAA8AAAAAAAAAAAAAAAAAmAIAAGRycy9k&#10;b3ducmV2LnhtbFBLBQYAAAAABAAEAPUAAACJAwAAAAA=&#10;" filled="f" stroked="f">
                  <v:textbox inset="0,0,0,0">
                    <w:txbxContent>
                      <w:p w14:paraId="664E5512" w14:textId="77777777" w:rsidR="00272DF6" w:rsidRDefault="00272DF6" w:rsidP="00E524E8">
                        <w:r>
                          <w:rPr>
                            <w:rFonts w:ascii="Arial" w:eastAsia="Arial" w:hAnsi="Arial" w:cs="Arial"/>
                            <w:b/>
                            <w:sz w:val="28"/>
                          </w:rPr>
                          <w:t xml:space="preserve"> </w:t>
                        </w:r>
                      </w:p>
                    </w:txbxContent>
                  </v:textbox>
                </v:rect>
                <v:rect id="Rectangle 720" o:spid="_x0000_s1128" style="position:absolute;left:14027;top:55124;width:7718;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sscQA&#10;AADdAAAADwAAAGRycy9kb3ducmV2LnhtbERPTWvCQBC9F/oflin01mxaqG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D7LHEAAAA3QAAAA8AAAAAAAAAAAAAAAAAmAIAAGRycy9k&#10;b3ducmV2LnhtbFBLBQYAAAAABAAEAPUAAACJAwAAAAA=&#10;" filled="f" stroked="f">
                  <v:textbox inset="0,0,0,0">
                    <w:txbxContent>
                      <w:p w14:paraId="534942B5" w14:textId="77777777" w:rsidR="00272DF6" w:rsidRDefault="00272DF6" w:rsidP="00E524E8">
                        <w:r>
                          <w:rPr>
                            <w:rFonts w:ascii="Arial" w:eastAsia="Arial" w:hAnsi="Arial" w:cs="Arial"/>
                            <w:b/>
                            <w:sz w:val="28"/>
                          </w:rPr>
                          <w:t xml:space="preserve">Xavier </w:t>
                        </w:r>
                      </w:p>
                    </w:txbxContent>
                  </v:textbox>
                </v:rect>
                <v:rect id="Rectangle 721" o:spid="_x0000_s1129" style="position:absolute;left:19818;top:55124;width:37216;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FyxsIA&#10;AADdAAAADwAAAGRycy9kb3ducmV2LnhtbERPS4vCMBC+L/gfwgje1lQPRatRxAd69LGgexua2bbY&#10;TEoTbfXXG0HY23x8z5nOW1OKO9WusKxg0I9AEKdWF5wp+DltvkcgnEfWWFomBQ9yMJ91vqaYaNvw&#10;ge5Hn4kQwi5BBbn3VSKlS3My6Pq2Ig7cn60N+gDrTOoamxBuSjmMolgaLDg05FjRMqf0erwZBdtR&#10;tbjs7LPJyvXv9rw/j1ensVeq120XExCeWv8v/rh3OsyP4hje34QT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0XLGwgAAAN0AAAAPAAAAAAAAAAAAAAAAAJgCAABkcnMvZG93&#10;bnJldi54bWxQSwUGAAAAAAQABAD1AAAAhwMAAAAA&#10;" filled="f" stroked="f">
                  <v:textbox inset="0,0,0,0">
                    <w:txbxContent>
                      <w:p w14:paraId="23E5D177" w14:textId="77777777" w:rsidR="00272DF6" w:rsidRDefault="00272DF6" w:rsidP="00E524E8">
                        <w:r>
                          <w:rPr>
                            <w:rFonts w:ascii="Arial" w:eastAsia="Arial" w:hAnsi="Arial" w:cs="Arial"/>
                            <w:b/>
                            <w:sz w:val="28"/>
                          </w:rPr>
                          <w:t>Fernando de Sousa Albuquerque</w:t>
                        </w:r>
                      </w:p>
                    </w:txbxContent>
                  </v:textbox>
                </v:rect>
                <v:rect id="Rectangle 722" o:spid="_x0000_s1130" style="position:absolute;left:47818;top:55124;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XXcQA&#10;AADdAAAADwAAAGRycy9kb3ducmV2LnhtbERPTWvCQBC9F/wPywi9NRt7iJq6imhFj60KaW9DdpoE&#10;s7Mhuyapv75bELzN433OYjWYWnTUusqygkkUgyDOra64UHA+7V5mIJxH1lhbJgW/5GC1HD0tMNW2&#10;50/qjr4QIYRdigpK75tUSpeXZNBFtiEO3I9tDfoA20LqFvsQbmr5GseJNFhxaCixoU1J+eV4NQr2&#10;s2b9dbC3vqjfv/fZRzbfnuZeqefxsH4D4WnwD/HdfdBhfpxM4f+bc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d113EAAAA3QAAAA8AAAAAAAAAAAAAAAAAmAIAAGRycy9k&#10;b3ducmV2LnhtbFBLBQYAAAAABAAEAPUAAACJAwAAAAA=&#10;" filled="f" stroked="f">
                  <v:textbox inset="0,0,0,0">
                    <w:txbxContent>
                      <w:p w14:paraId="499D365D" w14:textId="77777777" w:rsidR="00272DF6" w:rsidRDefault="00272DF6" w:rsidP="00E524E8">
                        <w:r>
                          <w:rPr>
                            <w:rFonts w:ascii="Arial" w:eastAsia="Arial" w:hAnsi="Arial" w:cs="Arial"/>
                            <w:b/>
                            <w:sz w:val="28"/>
                          </w:rPr>
                          <w:t xml:space="preserve"> </w:t>
                        </w:r>
                      </w:p>
                    </w:txbxContent>
                  </v:textbox>
                </v:rect>
                <v:rect id="Rectangle 723" o:spid="_x0000_s1131" style="position:absolute;left:5718;top:58961;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JDL8UA&#10;AADdAAAADwAAAGRycy9kb3ducmV2LnhtbESPQW/CMAyF75P4D5GRuI2UHRAUAkKwCY4bIAE3qzFt&#10;ReNUTUbLfv18QOJm6z2/93m+7Fyl7tSE0rOB0TABRZx5W3Ju4Hj4ep+AChHZYuWZDDwowHLRe5tj&#10;an3LP3Tfx1xJCIcUDRQx1qnWISvIYRj6mli0q28cRlmbXNsGWwl3lf5IkrF2WLI0FFjTuqDstv91&#10;BraTenXe+b82rz4v29P3abo5TKMxg363moGK1MWX+Xm9s4KfjAV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AkMvxQAAAN0AAAAPAAAAAAAAAAAAAAAAAJgCAABkcnMv&#10;ZG93bnJldi54bWxQSwUGAAAAAAQABAD1AAAAigMAAAAA&#10;" filled="f" stroked="f">
                  <v:textbox inset="0,0,0,0">
                    <w:txbxContent>
                      <w:p w14:paraId="1328EC23" w14:textId="77777777" w:rsidR="00272DF6" w:rsidRDefault="00272DF6" w:rsidP="00E524E8">
                        <w:r>
                          <w:rPr>
                            <w:rFonts w:ascii="Arial" w:eastAsia="Arial" w:hAnsi="Arial" w:cs="Arial"/>
                            <w:b/>
                            <w:sz w:val="28"/>
                          </w:rPr>
                          <w:t xml:space="preserve"> </w:t>
                        </w:r>
                      </w:p>
                    </w:txbxContent>
                  </v:textbox>
                </v:rect>
                <v:rect id="Rectangle 724" o:spid="_x0000_s1132" style="position:absolute;left:5718;top:62772;width:469;height:1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7mtMIA&#10;AADdAAAADwAAAGRycy9kb3ducmV2LnhtbERPS4vCMBC+C/6HMII3Td2D2GoU0RU9+gLd29DMtsVm&#10;Uppoq7/eLCx4m4/vObNFa0rxoNoVlhWMhhEI4tTqgjMF59NmMAHhPLLG0jIpeJKDxbzbmWGibcMH&#10;ehx9JkIIuwQV5N5XiZQuzcmgG9qKOHC/tjboA6wzqWtsQrgp5VcUjaXBgkNDjhWtckpvx7tRsJ1U&#10;y+vOvpqs/P7ZXvaXeH2KvVL9XrucgvDU+o/4373TYX40juHvm3CC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Tua0wgAAAN0AAAAPAAAAAAAAAAAAAAAAAJgCAABkcnMvZG93&#10;bnJldi54bWxQSwUGAAAAAAQABAD1AAAAhwMAAAAA&#10;" filled="f" stroked="f">
                  <v:textbox inset="0,0,0,0">
                    <w:txbxContent>
                      <w:p w14:paraId="73FB9044" w14:textId="77777777" w:rsidR="00272DF6" w:rsidRDefault="00272DF6" w:rsidP="00E524E8">
                        <w:r>
                          <w:rPr>
                            <w:rFonts w:ascii="Arial" w:eastAsia="Arial" w:hAnsi="Arial" w:cs="Arial"/>
                            <w:b/>
                            <w:sz w:val="20"/>
                          </w:rPr>
                          <w:t xml:space="preserve"> </w:t>
                        </w:r>
                      </w:p>
                    </w:txbxContent>
                  </v:textbox>
                </v:rect>
                <v:rect id="Rectangle 725" o:spid="_x0000_s1133" style="position:absolute;left:13341;top:65746;width:3482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3Z9McA&#10;AADdAAAADwAAAGRycy9kb3ducmV2LnhtbESPQW/CMAyF75P4D5GRdhspHDYoTRGCTXAcMIlxsxqv&#10;rdY4VZPRbr9+PiBxs/We3/ucrQbXqCt1ofZsYDpJQBEX3tZcGvg4vT3NQYWIbLHxTAZ+KcAqHz1k&#10;mFrf84Gux1gqCeGQooEqxjbVOhQVOQwT3xKL9uU7h1HWrtS2w17CXaNnSfKsHdYsDRW2tKmo+D7+&#10;OAO7ebv+3Pu/vmxeL7vz+3mxPS2iMY/jYb0EFWmId/Ptem8FP3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t2fTHAAAA3QAAAA8AAAAAAAAAAAAAAAAAmAIAAGRy&#10;cy9kb3ducmV2LnhtbFBLBQYAAAAABAAEAPUAAACMAwAAAAA=&#10;" filled="f" stroked="f">
                  <v:textbox inset="0,0,0,0">
                    <w:txbxContent>
                      <w:p w14:paraId="1C4B44B8" w14:textId="77777777" w:rsidR="00272DF6" w:rsidRDefault="00272DF6" w:rsidP="00E524E8">
                        <w:r>
                          <w:rPr>
                            <w:rFonts w:ascii="Arial" w:eastAsia="Arial" w:hAnsi="Arial" w:cs="Arial"/>
                            <w:b/>
                            <w:sz w:val="24"/>
                          </w:rPr>
                          <w:t xml:space="preserve">                                                              </w:t>
                        </w:r>
                      </w:p>
                    </w:txbxContent>
                  </v:textbox>
                </v:rect>
                <v:rect id="Rectangle 726" o:spid="_x0000_s1134" style="position:absolute;left:39611;top:6574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F8b8MA&#10;AADdAAAADwAAAGRycy9kb3ducmV2LnhtbERPS4vCMBC+C/6HMII3TfXgo2sU8YEeXRXcvQ3NbFts&#10;JqWJtvrrzYLgbT6+58wWjSnEnSqXW1Yw6EcgiBOrc04VnE/b3gSE88gaC8uk4EEOFvN2a4axtjV/&#10;0/3oUxFC2MWoIPO+jKV0SUYGXd+WxIH7s5VBH2CVSl1hHcJNIYdRNJIGcw4NGZa0yii5Hm9GwW5S&#10;Ln/29lmnxeZ3dzlcpuvT1CvV7TTLLxCeGv8Rv917HeZH4w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F8b8MAAADdAAAADwAAAAAAAAAAAAAAAACYAgAAZHJzL2Rv&#10;d25yZXYueG1sUEsFBgAAAAAEAAQA9QAAAIgDAAAAAA==&#10;" filled="f" stroked="f">
                  <v:textbox inset="0,0,0,0">
                    <w:txbxContent>
                      <w:p w14:paraId="7A3C6CFF" w14:textId="77777777" w:rsidR="00272DF6" w:rsidRDefault="00272DF6" w:rsidP="00E524E8">
                        <w:r>
                          <w:rPr>
                            <w:rFonts w:ascii="Arial" w:eastAsia="Arial" w:hAnsi="Arial" w:cs="Arial"/>
                            <w:b/>
                            <w:sz w:val="24"/>
                          </w:rPr>
                          <w:t xml:space="preserve"> </w:t>
                        </w:r>
                      </w:p>
                    </w:txbxContent>
                  </v:textbox>
                </v:rect>
                <v:rect id="Rectangle 727" o:spid="_x0000_s1135" style="position:absolute;left:41696;top:65746;width:1775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PiGMMA&#10;AADdAAAADwAAAGRycy9kb3ducmV2LnhtbERPTYvCMBC9C/sfwix403Q9rFqNIrqLHtUK6m1oxrZs&#10;MylN1lZ/vREEb/N4nzOdt6YUV6pdYVnBVz8CQZxaXXCm4JD89kYgnEfWWFomBTdyMJ99dKYYa9vw&#10;jq57n4kQwi5GBbn3VSylS3My6Pq2Ig7cxdYGfYB1JnWNTQg3pRxE0bc0WHBoyLGiZU7p3/7fKFiP&#10;qsVpY+9NVv6c18ftcbxKxl6p7me7mIDw1Pq3+OXe6DA/Gg7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PiGMMAAADdAAAADwAAAAAAAAAAAAAAAACYAgAAZHJzL2Rv&#10;d25yZXYueG1sUEsFBgAAAAAEAAQA9QAAAIgDAAAAAA==&#10;" filled="f" stroked="f">
                  <v:textbox inset="0,0,0,0">
                    <w:txbxContent>
                      <w:p w14:paraId="401DD219" w14:textId="77777777" w:rsidR="00272DF6" w:rsidRDefault="00272DF6" w:rsidP="00E524E8">
                        <w:r>
                          <w:rPr>
                            <w:rFonts w:ascii="Arial" w:eastAsia="Arial" w:hAnsi="Arial" w:cs="Arial"/>
                            <w:b/>
                            <w:sz w:val="24"/>
                          </w:rPr>
                          <w:t>ORIENTADO POR:</w:t>
                        </w:r>
                      </w:p>
                    </w:txbxContent>
                  </v:textbox>
                </v:rect>
                <v:rect id="Rectangle 728" o:spid="_x0000_s1136" style="position:absolute;left:55086;top:6574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9Hg8UA&#10;AADdAAAADwAAAGRycy9kb3ducmV2LnhtbERPS2vCQBC+F/oflil4q5sqtDF1FfFBcqxGsL0N2WkS&#10;mp0N2dWk/nq3UPA2H99z5svBNOJCnastK3gZRyCIC6trLhUc891zDMJ5ZI2NZVLwSw6Wi8eHOSba&#10;9ryny8GXIoSwS1BB5X2bSOmKigy6sW2JA/dtO4M+wK6UusM+hJtGTqLoVRqsOTRU2NK6ouLncDYK&#10;0rhdfWb22pfN9is9fZxmm3zmlRo9Dat3EJ4Gfxf/uzMd5kd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0eDxQAAAN0AAAAPAAAAAAAAAAAAAAAAAJgCAABkcnMv&#10;ZG93bnJldi54bWxQSwUGAAAAAAQABAD1AAAAigMAAAAA&#10;" filled="f" stroked="f">
                  <v:textbox inset="0,0,0,0">
                    <w:txbxContent>
                      <w:p w14:paraId="6DE5644E" w14:textId="77777777" w:rsidR="00272DF6" w:rsidRDefault="00272DF6" w:rsidP="00E524E8">
                        <w:r>
                          <w:rPr>
                            <w:rFonts w:ascii="Arial" w:eastAsia="Arial" w:hAnsi="Arial" w:cs="Arial"/>
                            <w:b/>
                            <w:sz w:val="24"/>
                          </w:rPr>
                          <w:t xml:space="preserve"> </w:t>
                        </w:r>
                      </w:p>
                    </w:txbxContent>
                  </v:textbox>
                </v:rect>
                <v:rect id="Rectangle 729" o:spid="_x0000_s1137" style="position:absolute;left:31635;top:68362;width:4256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bf98UA&#10;AADdAAAADwAAAGRycy9kb3ducmV2LnhtbERPS2vCQBC+F/oflil4q5uKtDF1FfFBcqxGsL0N2WkS&#10;mp0N2dWk/nq3UPA2H99z5svBNOJCnastK3gZRyCIC6trLhUc891zDMJ5ZI2NZVLwSw6Wi8eHOSba&#10;9ryny8GXIoSwS1BB5X2bSOmKigy6sW2JA/dtO4M+wK6UusM+hJtGTqLoVRqsOTRU2NK6ouLncDYK&#10;0rhdfWb22pfN9is9fZxmm3zmlRo9Dat3EJ4Gfxf/uzMd5kd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t/3xQAAAN0AAAAPAAAAAAAAAAAAAAAAAJgCAABkcnMv&#10;ZG93bnJldi54bWxQSwUGAAAAAAQABAD1AAAAigMAAAAA&#10;" filled="f" stroked="f">
                  <v:textbox inset="0,0,0,0">
                    <w:txbxContent>
                      <w:p w14:paraId="5951E01C" w14:textId="77777777" w:rsidR="00272DF6" w:rsidRDefault="00272DF6" w:rsidP="00E524E8">
                        <w:r>
                          <w:rPr>
                            <w:rFonts w:ascii="Arial" w:eastAsia="Arial" w:hAnsi="Arial" w:cs="Arial"/>
                            <w:b/>
                            <w:sz w:val="24"/>
                          </w:rPr>
                          <w:t>Lic. Xavier Fernando de Sousa Albuquerque</w:t>
                        </w:r>
                      </w:p>
                    </w:txbxContent>
                  </v:textbox>
                </v:rect>
                <v:rect id="Rectangle 730" o:spid="_x0000_s1138" style="position:absolute;left:63648;top:68362;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p6bMUA&#10;AADdAAAADwAAAGRycy9kb3ducmV2LnhtbERPS2vCQBC+F/oflil4q5sKtjF1FfFBcqxGsL0N2WkS&#10;mp0N2dWk/nq3UPA2H99z5svBNOJCnastK3gZRyCIC6trLhUc891zDMJ5ZI2NZVLwSw6Wi8eHOSba&#10;9ryny8GXIoSwS1BB5X2bSOmKigy6sW2JA/dtO4M+wK6UusM+hJtGTqLoVRqsOTRU2NK6ouLncDYK&#10;0rhdfWb22pfN9is9fZxmm3zmlRo9Dat3EJ4Gfxf/uzMd5kd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2npsxQAAAN0AAAAPAAAAAAAAAAAAAAAAAJgCAABkcnMv&#10;ZG93bnJldi54bWxQSwUGAAAAAAQABAD1AAAAigMAAAAA&#10;" filled="f" stroked="f">
                  <v:textbox inset="0,0,0,0">
                    <w:txbxContent>
                      <w:p w14:paraId="2B2866D7" w14:textId="77777777" w:rsidR="00272DF6" w:rsidRDefault="00272DF6" w:rsidP="00E524E8">
                        <w:r>
                          <w:rPr>
                            <w:rFonts w:ascii="Arial" w:eastAsia="Arial" w:hAnsi="Arial" w:cs="Arial"/>
                            <w:b/>
                            <w:sz w:val="24"/>
                          </w:rPr>
                          <w:t xml:space="preserve"> </w:t>
                        </w:r>
                      </w:p>
                    </w:txbxContent>
                  </v:textbox>
                </v:rect>
                <v:rect id="Rectangle 731" o:spid="_x0000_s1139" style="position:absolute;left:21777;top:71004;width:6188;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jkG8QA&#10;AADdAAAADwAAAGRycy9kb3ducmV2LnhtbERPTWvCQBC9F/wPywi9NRt7iJq6imhFj60KaW9DdpoE&#10;s7Mhuyapv75bELzN433OYjWYWnTUusqygkkUgyDOra64UHA+7V5mIJxH1lhbJgW/5GC1HD0tMNW2&#10;50/qjr4QIYRdigpK75tUSpeXZNBFtiEO3I9tDfoA20LqFvsQbmr5GseJNFhxaCixoU1J+eV4NQr2&#10;s2b9dbC3vqjfv/fZRzbfnuZeqefxsH4D4WnwD/HdfdBhfjxN4P+bc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I5BvEAAAA3QAAAA8AAAAAAAAAAAAAAAAAmAIAAGRycy9k&#10;b3ducmV2LnhtbFBLBQYAAAAABAAEAPUAAACJAwAAAAA=&#10;" filled="f" stroked="f">
                  <v:textbox inset="0,0,0,0">
                    <w:txbxContent>
                      <w:p w14:paraId="7B52F620" w14:textId="77777777" w:rsidR="00272DF6" w:rsidRDefault="00272DF6" w:rsidP="00E524E8">
                        <w:r>
                          <w:rPr>
                            <w:rFonts w:ascii="Arial" w:eastAsia="Arial" w:hAnsi="Arial" w:cs="Arial"/>
                            <w:b/>
                            <w:sz w:val="24"/>
                          </w:rPr>
                          <w:t xml:space="preserve">           </w:t>
                        </w:r>
                      </w:p>
                    </w:txbxContent>
                  </v:textbox>
                </v:rect>
                <v:rect id="Rectangle 732" o:spid="_x0000_s1140" style="position:absolute;left:26450;top:7100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BgMQA&#10;AADdAAAADwAAAGRycy9kb3ducmV2LnhtbERPTWvCQBC9F/oflin01mzaQ9XoKqIt8WhViN6G7JiE&#10;ZmdDdptEf71bELzN433ObDGYWnTUusqygvcoBkGcW11xoeCw/34bg3AeWWNtmRRcyMFi/vw0w0Tb&#10;nn+o2/lChBB2CSoovW8SKV1ekkEX2YY4cGfbGvQBtoXULfYh3NTyI44/pcGKQ0OJDa1Kyn93f0ZB&#10;Om6Wx4299kX9dUqzbTZZ7ydeqdeXYTkF4WnwD/HdvdFhfjwawf834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EQYDEAAAA3QAAAA8AAAAAAAAAAAAAAAAAmAIAAGRycy9k&#10;b3ducmV2LnhtbFBLBQYAAAAABAAEAPUAAACJAwAAAAA=&#10;" filled="f" stroked="f">
                  <v:textbox inset="0,0,0,0">
                    <w:txbxContent>
                      <w:p w14:paraId="3238DF2E" w14:textId="77777777" w:rsidR="00272DF6" w:rsidRDefault="00272DF6" w:rsidP="00E524E8">
                        <w:r>
                          <w:rPr>
                            <w:rFonts w:ascii="Arial" w:eastAsia="Arial" w:hAnsi="Arial" w:cs="Arial"/>
                            <w:b/>
                            <w:sz w:val="24"/>
                          </w:rPr>
                          <w:t xml:space="preserve"> </w:t>
                        </w:r>
                      </w:p>
                    </w:txbxContent>
                  </v:textbox>
                </v:rect>
                <v:rect id="Rectangle 733" o:spid="_x0000_s1141" style="position:absolute;left:26882;top:71004;width:6157;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vV8scA&#10;AADdAAAADwAAAGRycy9kb3ducmV2LnhtbESPQW/CMAyF75P4D5GRdhspHDYoTRGCTXAcMIlxsxqv&#10;rdY4VZPRbr9+PiBxs/We3/ucrQbXqCt1ofZsYDpJQBEX3tZcGvg4vT3NQYWIbLHxTAZ+KcAqHz1k&#10;mFrf84Gux1gqCeGQooEqxjbVOhQVOQwT3xKL9uU7h1HWrtS2w17CXaNnSfKsHdYsDRW2tKmo+D7+&#10;OAO7ebv+3Pu/vmxeL7vz+3mxPS2iMY/jYb0EFWmId/Ptem8FP3kR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1fLHAAAA3QAAAA8AAAAAAAAAAAAAAAAAmAIAAGRy&#10;cy9kb3ducmV2LnhtbFBLBQYAAAAABAAEAPUAAACMAwAAAAA=&#10;" filled="f" stroked="f">
                  <v:textbox inset="0,0,0,0">
                    <w:txbxContent>
                      <w:p w14:paraId="2B283745" w14:textId="77777777" w:rsidR="00272DF6" w:rsidRDefault="00272DF6" w:rsidP="00E524E8">
                        <w:r>
                          <w:rPr>
                            <w:rFonts w:ascii="Arial" w:eastAsia="Arial" w:hAnsi="Arial" w:cs="Arial"/>
                            <w:b/>
                            <w:sz w:val="24"/>
                          </w:rPr>
                          <w:t xml:space="preserve">           </w:t>
                        </w:r>
                      </w:p>
                    </w:txbxContent>
                  </v:textbox>
                </v:rect>
                <v:rect id="Rectangle 734" o:spid="_x0000_s1142" style="position:absolute;left:31534;top:71004;width:20129;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dwacMA&#10;AADdAAAADwAAAGRycy9kb3ducmV2LnhtbERPS4vCMBC+L/gfwgje1lQPartGER/ocX2A7m1oZtuy&#10;zaQ00VZ//UYQvM3H95zpvDWluFHtCssKBv0IBHFqdcGZgtNx8zkB4TyyxtIyKbiTg/ms8zHFRNuG&#10;93Q7+EyEEHYJKsi9rxIpXZqTQde3FXHgfm1t0AdYZ1LX2IRwU8phFI2kwYJDQ44VLXNK/w5Xo2A7&#10;qRaXnX00Wbn+2Z6/z/HqGHulet128QXCU+vf4pd7p8P8aBzD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dwacMAAADdAAAADwAAAAAAAAAAAAAAAACYAgAAZHJzL2Rv&#10;d25yZXYueG1sUEsFBgAAAAAEAAQA9QAAAIgDAAAAAA==&#10;" filled="f" stroked="f">
                  <v:textbox inset="0,0,0,0">
                    <w:txbxContent>
                      <w:p w14:paraId="7ACE4FCB" w14:textId="77777777" w:rsidR="00272DF6" w:rsidRDefault="00272DF6" w:rsidP="00E524E8">
                        <w:r>
                          <w:rPr>
                            <w:rFonts w:ascii="Arial" w:eastAsia="Arial" w:hAnsi="Arial" w:cs="Arial"/>
                            <w:b/>
                            <w:sz w:val="24"/>
                          </w:rPr>
                          <w:t>Lic. Carlos Missende</w:t>
                        </w:r>
                      </w:p>
                    </w:txbxContent>
                  </v:textbox>
                </v:rect>
                <v:rect id="Rectangle 735" o:spid="_x0000_s1143" style="position:absolute;left:46675;top:71004;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ip08cA&#10;AADdAAAADwAAAGRycy9kb3ducmV2LnhtbESPzW7CQAyE70h9h5UrcYNNe6hCYBOh/giOLSABNytr&#10;koisN8puSejT14dKvdma8cznVTG6Vt2oD41nA0/zBBRx6W3DlYHD/mOWggoR2WLrmQzcKUCRP0xW&#10;mFk/8BfddrFSEsIhQwN1jF2mdShrchjmviMW7eJ7h1HWvtK2x0HCXaufk+RFO2xYGmrs6LWm8rr7&#10;dgY2abc+bf3PULXv583x87h42y+iMdPHcb0EFWmM/+a/660V/CQVfv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4qdPHAAAA3QAAAA8AAAAAAAAAAAAAAAAAmAIAAGRy&#10;cy9kb3ducmV2LnhtbFBLBQYAAAAABAAEAPUAAACMAwAAAAA=&#10;" filled="f" stroked="f">
                  <v:textbox inset="0,0,0,0">
                    <w:txbxContent>
                      <w:p w14:paraId="1861CB06" w14:textId="77777777" w:rsidR="00272DF6" w:rsidRDefault="00272DF6" w:rsidP="00E524E8">
                        <w:r>
                          <w:rPr>
                            <w:rFonts w:ascii="Arial" w:eastAsia="Arial" w:hAnsi="Arial" w:cs="Arial"/>
                            <w:b/>
                            <w:sz w:val="24"/>
                          </w:rPr>
                          <w:t xml:space="preserve"> </w:t>
                        </w:r>
                      </w:p>
                    </w:txbxContent>
                  </v:textbox>
                </v:rect>
                <v:rect id="Rectangle 736" o:spid="_x0000_s1144" style="position:absolute;left:5718;top:7362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MSMQA&#10;AADdAAAADwAAAGRycy9kb3ducmV2LnhtbERPTWvCQBC9C/6HZYTezEYPJaZZRapijq0R0t6G7DQJ&#10;zc6G7Nak/fXdQsHbPN7nZLvJdOJGg2stK1hFMQjiyuqWawXX4rRMQDiPrLGzTAq+ycFuO59lmGo7&#10;8ivdLr4WIYRdigoa7/tUSlc1ZNBFticO3IcdDPoAh1rqAccQbjq5juNHabDl0NBgT88NVZ+XL6Pg&#10;nPT7t9z+jHV3fD+XL+XmUGy8Ug+Laf8EwtPk7+J/d67D/DhZwd834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0DEjEAAAA3QAAAA8AAAAAAAAAAAAAAAAAmAIAAGRycy9k&#10;b3ducmV2LnhtbFBLBQYAAAAABAAEAPUAAACJAwAAAAA=&#10;" filled="f" stroked="f">
                  <v:textbox inset="0,0,0,0">
                    <w:txbxContent>
                      <w:p w14:paraId="44D7E423" w14:textId="77777777" w:rsidR="00272DF6" w:rsidRDefault="00272DF6" w:rsidP="00E524E8">
                        <w:r>
                          <w:rPr>
                            <w:rFonts w:ascii="Arial" w:eastAsia="Arial" w:hAnsi="Arial" w:cs="Arial"/>
                            <w:b/>
                            <w:sz w:val="24"/>
                          </w:rPr>
                          <w:t xml:space="preserve"> </w:t>
                        </w:r>
                      </w:p>
                    </w:txbxContent>
                  </v:textbox>
                </v:rect>
                <v:rect id="Rectangle 737" o:spid="_x0000_s1145" style="position:absolute;left:26629;top:76490;width:171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SP8MA&#10;AADdAAAADwAAAGRycy9kb3ducmV2LnhtbERPS4vCMBC+L/gfwgje1lQPS+0aRVZFj76g621oxrZs&#10;MylN1lZ/vREEb/PxPWc670wlrtS40rKC0TACQZxZXXKu4HRcf8YgnEfWWFkmBTdyMJ/1PqaYaNvy&#10;nq4Hn4sQwi5BBYX3dSKlywoy6Ia2Jg7cxTYGfYBNLnWDbQg3lRxH0Zc0WHJoKLCmn4Kyv8O/UbCJ&#10;68Xv1t7bvFqdN+kunSyPE6/UoN8tvkF46vxb/HJvdZgfxWN4fhNO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SP8MAAADdAAAADwAAAAAAAAAAAAAAAACYAgAAZHJzL2Rv&#10;d25yZXYueG1sUEsFBgAAAAAEAAQA9QAAAIgDAAAAAA==&#10;" filled="f" stroked="f">
                  <v:textbox inset="0,0,0,0">
                    <w:txbxContent>
                      <w:p w14:paraId="2D099609" w14:textId="77777777" w:rsidR="00272DF6" w:rsidRDefault="00272DF6" w:rsidP="00E524E8">
                        <w:r>
                          <w:rPr>
                            <w:rFonts w:ascii="Arial" w:eastAsia="Arial" w:hAnsi="Arial" w:cs="Arial"/>
                            <w:b/>
                            <w:sz w:val="24"/>
                          </w:rPr>
                          <w:t xml:space="preserve">   </w:t>
                        </w:r>
                      </w:p>
                    </w:txbxContent>
                  </v:textbox>
                </v:rect>
                <v:rect id="Rectangle 738" o:spid="_x0000_s1146" style="position:absolute;left:27924;top:76260;width:7983;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o3pMMA&#10;AADdAAAADwAAAGRycy9kb3ducmV2LnhtbERPS4vCMBC+C/6HMII3TVWQ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o3pMMAAADdAAAADwAAAAAAAAAAAAAAAACYAgAAZHJzL2Rv&#10;d25yZXYueG1sUEsFBgAAAAAEAAQA9QAAAIgDAAAAAA==&#10;" filled="f" stroked="f">
                  <v:textbox inset="0,0,0,0">
                    <w:txbxContent>
                      <w:p w14:paraId="62F3E928" w14:textId="77777777" w:rsidR="00272DF6" w:rsidRDefault="00272DF6" w:rsidP="00E524E8">
                        <w:r>
                          <w:rPr>
                            <w:rFonts w:ascii="Arial" w:eastAsia="Arial" w:hAnsi="Arial" w:cs="Arial"/>
                            <w:b/>
                            <w:sz w:val="28"/>
                          </w:rPr>
                          <w:t xml:space="preserve">CUITO </w:t>
                        </w:r>
                      </w:p>
                    </w:txbxContent>
                  </v:textbox>
                </v:rect>
                <v:rect id="Rectangle 739" o:spid="_x0000_s1147" style="position:absolute;left:33921;top:76260;width:788;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Ov0MMA&#10;AADdAAAADwAAAGRycy9kb3ducmV2LnhtbERPS4vCMBC+C/6HMII3TRWR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0Ov0MMAAADdAAAADwAAAAAAAAAAAAAAAACYAgAAZHJzL2Rv&#10;d25yZXYueG1sUEsFBgAAAAAEAAQA9QAAAIgDAAAAAA==&#10;" filled="f" stroked="f">
                  <v:textbox inset="0,0,0,0">
                    <w:txbxContent>
                      <w:p w14:paraId="5998AB07" w14:textId="77777777" w:rsidR="00272DF6" w:rsidRDefault="00272DF6" w:rsidP="00E524E8">
                        <w:r>
                          <w:rPr>
                            <w:rFonts w:ascii="Arial" w:eastAsia="Arial" w:hAnsi="Arial" w:cs="Arial"/>
                            <w:b/>
                            <w:sz w:val="28"/>
                          </w:rPr>
                          <w:t>-</w:t>
                        </w:r>
                      </w:p>
                    </w:txbxContent>
                  </v:textbox>
                </v:rect>
                <v:rect id="Rectangle 740" o:spid="_x0000_s1148" style="position:absolute;left:34505;top:76260;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8KS8MA&#10;AADdAAAADwAAAGRycy9kb3ducmV2LnhtbERPS4vCMBC+C/6HMII3TRWU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A8KS8MAAADdAAAADwAAAAAAAAAAAAAAAACYAgAAZHJzL2Rv&#10;d25yZXYueG1sUEsFBgAAAAAEAAQA9QAAAIgDAAAAAA==&#10;" filled="f" stroked="f">
                  <v:textbox inset="0,0,0,0">
                    <w:txbxContent>
                      <w:p w14:paraId="22C85985" w14:textId="77777777" w:rsidR="00272DF6" w:rsidRDefault="00272DF6" w:rsidP="00E524E8">
                        <w:r>
                          <w:rPr>
                            <w:rFonts w:ascii="Arial" w:eastAsia="Arial" w:hAnsi="Arial" w:cs="Arial"/>
                            <w:b/>
                            <w:sz w:val="28"/>
                          </w:rPr>
                          <w:t xml:space="preserve"> </w:t>
                        </w:r>
                      </w:p>
                    </w:txbxContent>
                  </v:textbox>
                </v:rect>
                <v:rect id="Rectangle 741" o:spid="_x0000_s1149" style="position:absolute;left:35013;top:76260;width:10249;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2UPMMA&#10;AADdAAAADwAAAGRycy9kb3ducmV2LnhtbERPS4vCMBC+C/6HMAt703Q9SO0aRdRFj76g621oxrbY&#10;TEqTtV1/vREEb/PxPWc670wlbtS40rKCr2EEgjizuuRcwen4M4hBOI+ssbJMCv7JwXzW700x0bbl&#10;Pd0OPhchhF2CCgrv60RKlxVk0A1tTRy4i20M+gCbXOoG2xBuKjmKorE0WHJoKLCmZUHZ9fBnFGzi&#10;evG7tfc2r9bnTbpLJ6vjxCv1+dEtvkF46vxb/HJvdZgfxWN4fhNO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2UPMMAAADdAAAADwAAAAAAAAAAAAAAAACYAgAAZHJzL2Rv&#10;d25yZXYueG1sUEsFBgAAAAAEAAQA9QAAAIgDAAAAAA==&#10;" filled="f" stroked="f">
                  <v:textbox inset="0,0,0,0">
                    <w:txbxContent>
                      <w:p w14:paraId="6DF45B28" w14:textId="77777777" w:rsidR="00272DF6" w:rsidRDefault="00272DF6" w:rsidP="00E524E8">
                        <w:r>
                          <w:rPr>
                            <w:rFonts w:ascii="Arial" w:eastAsia="Arial" w:hAnsi="Arial" w:cs="Arial"/>
                            <w:b/>
                            <w:sz w:val="28"/>
                          </w:rPr>
                          <w:t>ANGOLA</w:t>
                        </w:r>
                      </w:p>
                    </w:txbxContent>
                  </v:textbox>
                </v:rect>
                <v:rect id="Rectangle 742" o:spid="_x0000_s1150" style="position:absolute;left:42713;top:76260;width:657;height:2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Exp8MA&#10;AADdAAAADwAAAGRycy9kb3ducmV2LnhtbERPS4vCMBC+C/6HMII3TfWgtWsU8YEe1wfo3oZmti3b&#10;TEoTbfXXb4SFvc3H95z5sjWleFDtCssKRsMIBHFqdcGZgst5N4hBOI+ssbRMCp7kYLnoduaYaNvw&#10;kR4nn4kQwi5BBbn3VSKlS3My6Ia2Ig7ct60N+gDrTOoamxBuSjmOook0WHBoyLGidU7pz+luFOzj&#10;anU72FeTlduv/fXzOtucZ16pfq9dfYDw1Pp/8Z/7oMP8KJ7C+5twgl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5Exp8MAAADdAAAADwAAAAAAAAAAAAAAAACYAgAAZHJzL2Rv&#10;d25yZXYueG1sUEsFBgAAAAAEAAQA9QAAAIgDAAAAAA==&#10;" filled="f" stroked="f">
                  <v:textbox inset="0,0,0,0">
                    <w:txbxContent>
                      <w:p w14:paraId="6280460B" w14:textId="77777777" w:rsidR="00272DF6" w:rsidRDefault="00272DF6" w:rsidP="00E524E8">
                        <w:r>
                          <w:rPr>
                            <w:rFonts w:ascii="Arial" w:eastAsia="Arial" w:hAnsi="Arial" w:cs="Arial"/>
                            <w:b/>
                            <w:sz w:val="28"/>
                          </w:rPr>
                          <w:t xml:space="preserve"> </w:t>
                        </w:r>
                      </w:p>
                    </w:txbxContent>
                  </v:textbox>
                </v:rect>
                <v:rect id="Rectangle 743" o:spid="_x0000_s1151" style="position:absolute;left:32702;top:79338;width:3950;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seG8cA&#10;AADeAAAADwAAAGRycy9kb3ducmV2LnhtbESPQWvCQBCF70L/wzKF3nRTK0Wjq4hW9Gi1oN6G7JiE&#10;ZmdDdmvS/nrnUPA2w3vz3jezRecqdaMmlJ4NvA4SUMSZtyXnBr6Om/4YVIjIFivPZOCXAizmT70Z&#10;pta3/Em3Q8yVhHBI0UARY51qHbKCHIaBr4lFu/rGYZS1ybVtsJVwV+lhkrxrhyVLQ4E1rQrKvg8/&#10;zsB2XC/PO//X5tXHZXvanybr4yQa8/LcLaegInXxYf6/3lnBfxuOhFfekRn0/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bHhvHAAAA3gAAAA8AAAAAAAAAAAAAAAAAmAIAAGRy&#10;cy9kb3ducmV2LnhtbFBLBQYAAAAABAAEAPUAAACMAwAAAAA=&#10;" filled="f" stroked="f">
                  <v:textbox inset="0,0,0,0">
                    <w:txbxContent>
                      <w:p w14:paraId="5E5072A4" w14:textId="77777777" w:rsidR="00272DF6" w:rsidRDefault="00272DF6" w:rsidP="00E524E8">
                        <w:r>
                          <w:rPr>
                            <w:rFonts w:ascii="Arial" w:eastAsia="Arial" w:hAnsi="Arial" w:cs="Arial"/>
                            <w:b/>
                            <w:sz w:val="28"/>
                          </w:rPr>
                          <w:t>202</w:t>
                        </w:r>
                      </w:p>
                    </w:txbxContent>
                  </v:textbox>
                </v:rect>
                <v:rect id="Rectangle 744" o:spid="_x0000_s1152" style="position:absolute;left:35674;top:79338;width:1315;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e7gMUA&#10;AADeAAAADwAAAGRycy9kb3ducmV2LnhtbERPTWvCQBC9C/6HZQredFMtYmJWEVvRY9VC6m3ITpPQ&#10;7GzIribtr+8WBG/zeJ+TrntTixu1rrKs4HkSgSDOra64UPBx3o0XIJxH1lhbJgU/5GC9Gg5STLTt&#10;+Ei3ky9ECGGXoILS+yaR0uUlGXQT2xAH7su2Bn2AbSF1i10IN7WcRtFcGqw4NJTY0Lak/Pt0NQr2&#10;i2bzebC/XVG/XfbZexa/nmOv1Oip3yxBeOr9Q3x3H3SYP5u+xPD/Tr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17uAxQAAAN4AAAAPAAAAAAAAAAAAAAAAAJgCAABkcnMv&#10;ZG93bnJldi54bWxQSwUGAAAAAAQABAD1AAAAigMAAAAA&#10;" filled="f" stroked="f">
                  <v:textbox inset="0,0,0,0">
                    <w:txbxContent>
                      <w:p w14:paraId="06E62226" w14:textId="77777777" w:rsidR="00272DF6" w:rsidRDefault="00272DF6" w:rsidP="00E524E8">
                        <w:r>
                          <w:rPr>
                            <w:rFonts w:ascii="Arial" w:eastAsia="Arial" w:hAnsi="Arial" w:cs="Arial"/>
                            <w:b/>
                            <w:sz w:val="28"/>
                          </w:rPr>
                          <w:t>5</w:t>
                        </w:r>
                      </w:p>
                    </w:txbxContent>
                  </v:textbox>
                </v:rect>
                <v:rect id="Rectangle 745" o:spid="_x0000_s1153" style="position:absolute;left:36664;top:79338;width:657;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SEwMcA&#10;AADeAAAADwAAAGRycy9kb3ducmV2LnhtbESPQWvCQBCF70L/wzKF3nRTi0Wjq4hW9Gi1oN6G7JiE&#10;ZmdDdmvS/nrnUPA2w7x5732zRecqdaMmlJ4NvA4SUMSZtyXnBr6Om/4YVIjIFivPZOCXAizmT70Z&#10;pta3/Em3Q8yVmHBI0UARY51qHbKCHIaBr4nldvWNwyhrk2vbYCvmrtLDJHnXDkuWhAJrWhWUfR9+&#10;nIHtuF6ed/6vzauPy/a0P03Wx0k05uW5W05BReriQ/z/vbNS/204EgDBkRn0/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0hMDHAAAA3gAAAA8AAAAAAAAAAAAAAAAAmAIAAGRy&#10;cy9kb3ducmV2LnhtbFBLBQYAAAAABAAEAPUAAACMAwAAAAA=&#10;" filled="f" stroked="f">
                  <v:textbox inset="0,0,0,0">
                    <w:txbxContent>
                      <w:p w14:paraId="5AD7071B" w14:textId="77777777" w:rsidR="00272DF6" w:rsidRDefault="00272DF6" w:rsidP="00E524E8">
                        <w:r>
                          <w:rPr>
                            <w:rFonts w:ascii="Arial" w:eastAsia="Arial" w:hAnsi="Arial" w:cs="Arial"/>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27" o:spid="_x0000_s1154" type="#_x0000_t75" style="position:absolute;left:27971;top:-19;width:13367;height:9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MToTDAAAA3gAAAA8AAABkcnMvZG93bnJldi54bWxET81Kw0AQvgu+wzJCb3bTLUqadlvEIih4&#10;sekDDNlpEpqdDdkxSd/eFQRv8/H9zu4w+06NNMQ2sIXVMgNFXAXXcm3hXL495qCiIDvsApOFG0U4&#10;7O/vdli4MPEXjSepVQrhWKCFRqQvtI5VQx7jMvTEibuEwaMkONTaDTilcN9pk2XP2mPLqaHBnl4b&#10;qq6nb29hzk2+OR61lB83Y+pJ9GdXjtYuHuaXLSihWf7Ff+53l+avzdMKft9JN+j9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gxOhMMAAADeAAAADwAAAAAAAAAAAAAAAACf&#10;AgAAZHJzL2Rvd25yZXYueG1sUEsFBgAAAAAEAAQA9wAAAI8DAAAAAA==&#10;">
                  <v:imagedata r:id="rId8" o:title=""/>
                </v:shape>
                <v:shape id="Picture 749" o:spid="_x0000_s1155" type="#_x0000_t75" style="position:absolute;top:3987;width:1069;height:836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d4+LFAAAA3gAAAA8AAABkcnMvZG93bnJldi54bWxET01rwkAQvRf8D8sIvYhumlpp0qwiFcFD&#10;QUzF85CdJqG7syG71dhf7xaE3ubxPqdYDdaIM/W+dazgaZaAIK6cbrlWcPzcTl9B+ICs0TgmBVfy&#10;sFqOHgrMtbvwgc5lqEUMYZ+jgiaELpfSVw1Z9DPXEUfuy/UWQ4R9LXWPlxhujUyTZCEtthwbGuzo&#10;vaHqu/yxCibrrQmn+W+2Nxsq51xpefjIlHocD+s3EIGG8C++u3c6zn9OX1L4eyfeIJ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23ePixQAAAN4AAAAPAAAAAAAAAAAAAAAA&#10;AJ8CAABkcnMvZG93bnJldi54bWxQSwUGAAAAAAQABAD3AAAAkQMAAAAA&#10;">
                  <v:imagedata r:id="rId9" o:title=""/>
                </v:shape>
                <v:shape id="Shape 13994" o:spid="_x0000_s1156" style="position:absolute;left:215;top:3822;width:915;height:83515;visibility:visible;mso-wrap-style:square;v-text-anchor:top" coordsize="91440,835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lgCcQA&#10;AADeAAAADwAAAGRycy9kb3ducmV2LnhtbERPTWvCQBC9F/wPyxS81U0jbSW6ihQKgidj9Txkp0k0&#10;Oxt3NzH217tCobd5vM9ZrAbTiJ6cry0reJ0kIIgLq2suFXzvv15mIHxA1thYJgU38rBajp4WmGl7&#10;5R31eShFDGGfoYIqhDaT0hcVGfQT2xJH7sc6gyFCV0rt8BrDTSPTJHmXBmuODRW29FlRcc47oyDl&#10;3alfn3+7S7fPXXfYHmcfh6NS4+dhPQcRaAj/4j/3Rsf50/RtCo934g1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pYAnEAAAA3gAAAA8AAAAAAAAAAAAAAAAAmAIAAGRycy9k&#10;b3ducmV2LnhtbFBLBQYAAAAABAAEAPUAAACJAwAAAAA=&#10;" path="m,l91440,r,8351520l,8351520,,e" fillcolor="black" stroked="f" strokeweight="0">
                  <v:stroke miterlimit="83231f" joinstyle="miter"/>
                  <v:path arrowok="t" textboxrect="0,0,91440,8351520"/>
                </v:shape>
                <v:shape id="Shape 751" o:spid="_x0000_s1157" style="position:absolute;left:215;top:3822;width:915;height:83515;visibility:visible;mso-wrap-style:square;v-text-anchor:top" coordsize="91440,835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glKcUA&#10;AADeAAAADwAAAGRycy9kb3ducmV2LnhtbERPS2sCMRC+F/wPYYTeara+KFuj2EpB8FKthR6HzXSz&#10;NJksm7i7+utNQfA2H99zFqveWdFSEyrPCp5HGQjiwuuKSwXHr4+nFxAhImu0nknBmQKsloOHBeba&#10;d7yn9hBLkUI45KjAxFjnUobCkMMw8jVx4n594zAm2JRSN9ilcGflOMvm0mHFqcFgTe+Gir/DySnY&#10;mF6/nXefl92k7H7s+vi9d61V6nHYr19BROrjXXxzb3WaPxnPpvD/TrpB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iCUpxQAAAN4AAAAPAAAAAAAAAAAAAAAAAJgCAABkcnMv&#10;ZG93bnJldi54bWxQSwUGAAAAAAQABAD1AAAAigMAAAAA&#10;" path="m,8351520r91440,l91440,,,,,8351520xe" filled="f" strokeweight="1pt">
                  <v:stroke miterlimit="83231f" joinstyle="miter"/>
                  <v:path arrowok="t" textboxrect="0,0,91440,8351520"/>
                </v:shape>
                <v:shape id="Shape 13995" o:spid="_x0000_s1158" style="position:absolute;left:1841;top:7327;width:660;height:77445;visibility:visible;mso-wrap-style:square;v-text-anchor:top" coordsize="66040,7744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a3YsYA&#10;AADeAAAADwAAAGRycy9kb3ducmV2LnhtbERPS2vCQBC+F/oflin01mxqUZrUVUQURTz4CKW9Ddlp&#10;EpqdDburxn/fFQre5uN7znjam1acyfnGsoLXJAVBXFrdcKWgOC5f3kH4gKyxtUwKruRhOnl8GGOu&#10;7YX3dD6ESsQQ9jkqqEPocil9WZNBn9iOOHI/1hkMEbpKaoeXGG5aOUjTkTTYcGyosaN5TeXv4WQU&#10;SL9cFPNv92n3x2y3zdrNdvU1Uur5qZ99gAjUh7v4373Wcf7bYDiE2zvxBj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ea3YsYAAADeAAAADwAAAAAAAAAAAAAAAACYAgAAZHJz&#10;L2Rvd25yZXYueG1sUEsFBgAAAAAEAAQA9QAAAIsDAAAAAA==&#10;" path="m,l66040,r,7744460l,7744460,,e" fillcolor="red" stroked="f" strokeweight="0">
                  <v:stroke miterlimit="83231f" joinstyle="miter"/>
                  <v:path arrowok="t" textboxrect="0,0,66040,7744460"/>
                </v:shape>
                <v:shape id="Shape 753" o:spid="_x0000_s1159" style="position:absolute;left:1841;top:7327;width:660;height:77445;visibility:visible;mso-wrap-style:square;v-text-anchor:top" coordsize="66040,7744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Fx88YA&#10;AADeAAAADwAAAGRycy9kb3ducmV2LnhtbERPTWvCQBC9C/0PyxR6Ed2omGp0lVJo0YtabT0P2TFJ&#10;m51Ns6um/fWuIHibx/uc6bwxpThR7QrLCnrdCARxanXBmYLP3VtnBMJ5ZI2lZVLwRw7ms4fWFBNt&#10;z/xBp63PRAhhl6CC3PsqkdKlORl0XVsRB+5ga4M+wDqTusZzCDel7EdRLA0WHBpyrOg1p/RnezQK&#10;fuNi3XvH/+dxypvd8muz+t63j0o9PTYvExCeGn8X39wLHeYP+sMYru+EG+T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Fx88YAAADeAAAADwAAAAAAAAAAAAAAAACYAgAAZHJz&#10;L2Rvd25yZXYueG1sUEsFBgAAAAAEAAQA9QAAAIsDAAAAAA==&#10;" path="m,7744460r66040,l66040,,,,,7744460xe" filled="f" strokecolor="red" strokeweight="1pt">
                  <v:stroke miterlimit="83231f" joinstyle="miter"/>
                  <v:path arrowok="t" textboxrect="0,0,66040,7744460"/>
                </v:shape>
                <v:shape id="Shape 13996" o:spid="_x0000_s1160" style="position:absolute;left:2959;top:9334;width:685;height:72949;visibility:visible;mso-wrap-style:square;v-text-anchor:top" coordsize="68580,7294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2mO8QA&#10;AADeAAAADwAAAGRycy9kb3ducmV2LnhtbERPTWvCQBC9C/0PyxS86aaxWomu0hZrxVsTDx6H7JgE&#10;s7Mhu5q0v94tCN7m8T5nue5NLa7UusqygpdxBII4t7riQsEh+xrNQTiPrLG2TAp+ycF69TRYYqJt&#10;xz90TX0hQgi7BBWU3jeJlC4vyaAb24Y4cCfbGvQBtoXULXYh3NQyjqKZNFhxaCixoc+S8nN6MQpM&#10;8TfLXGbT+Hh41dm+O39svzdKDZ/79wUIT71/iO/unQ7zJ/H0Df7fCTf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dpjvEAAAA3gAAAA8AAAAAAAAAAAAAAAAAmAIAAGRycy9k&#10;b3ducmV2LnhtbFBLBQYAAAAABAAEAPUAAACJAwAAAAA=&#10;" path="m,l68580,r,7294881l,7294881,,e" fillcolor="yellow" stroked="f" strokeweight="0">
                  <v:stroke miterlimit="83231f" joinstyle="miter"/>
                  <v:path arrowok="t" textboxrect="0,0,68580,7294881"/>
                </v:shape>
                <v:shape id="Shape 755" o:spid="_x0000_s1161" style="position:absolute;left:2959;top:9334;width:685;height:72949;visibility:visible;mso-wrap-style:square;v-text-anchor:top" coordsize="68580,7294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9b7sUA&#10;AADeAAAADwAAAGRycy9kb3ducmV2LnhtbERPTWvCQBC9C/0PyxR6000UpYmuUlJacimobajHITtN&#10;QrOzIbs18d+7BcHbPN7nbHajacWZetdYVhDPIhDEpdUNVwq+Pt+mzyCcR9bYWiYFF3Kw2z5MNphq&#10;O/CBzkdfiRDCLkUFtfddKqUrazLoZrYjDtyP7Q36APtK6h6HEG5aOY+ilTTYcGiosaOspvL3+GcU&#10;4Ol932TZ98clLmz1msfFIjGxUk+P48sahKfR38U3d67D/MV8mcD/O+EGu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v1vuxQAAAN4AAAAPAAAAAAAAAAAAAAAAAJgCAABkcnMv&#10;ZG93bnJldi54bWxQSwUGAAAAAAQABAD1AAAAigMAAAAA&#10;" path="m,7294881r68580,l68580,,,,,7294881xe" filled="f" strokecolor="yellow" strokeweight="1pt">
                  <v:stroke miterlimit="83231f" joinstyle="miter"/>
                  <v:path arrowok="t" textboxrect="0,0,68580,7294881"/>
                </v:shape>
                <w10:wrap type="topAndBottom" anchorx="page" anchory="page"/>
              </v:group>
            </w:pict>
          </mc:Fallback>
        </mc:AlternateContent>
      </w:r>
      <w:r w:rsidRPr="00C142AD">
        <w:rPr>
          <w:rFonts w:ascii="Arial" w:hAnsi="Arial" w:cs="Arial"/>
          <w:b/>
          <w:bCs/>
          <w:sz w:val="24"/>
          <w:szCs w:val="24"/>
        </w:rPr>
        <w:t>O hospital Municipal do Chinguar</w:t>
      </w:r>
    </w:p>
    <w:p w14:paraId="40CB15D7" w14:textId="37373C41" w:rsidR="00E524E8" w:rsidRPr="00C142AD" w:rsidRDefault="00E524E8" w:rsidP="008537AC">
      <w:pPr>
        <w:spacing w:after="139" w:line="360" w:lineRule="auto"/>
        <w:jc w:val="both"/>
        <w:rPr>
          <w:rFonts w:ascii="Arial" w:hAnsi="Arial" w:cs="Arial"/>
          <w:sz w:val="24"/>
          <w:szCs w:val="24"/>
        </w:rPr>
      </w:pPr>
      <w:r w:rsidRPr="00C142AD">
        <w:rPr>
          <w:rFonts w:ascii="Arial" w:hAnsi="Arial" w:cs="Arial"/>
          <w:sz w:val="24"/>
          <w:szCs w:val="24"/>
        </w:rPr>
        <w:t>Durante o mês de outubro realizo</w:t>
      </w:r>
      <w:r w:rsidR="00B423A7" w:rsidRPr="00C142AD">
        <w:rPr>
          <w:rFonts w:ascii="Arial" w:hAnsi="Arial" w:cs="Arial"/>
          <w:sz w:val="24"/>
          <w:szCs w:val="24"/>
          <w:lang w:val="pt-BR"/>
        </w:rPr>
        <w:t>u-</w:t>
      </w:r>
      <w:r w:rsidRPr="00C142AD">
        <w:rPr>
          <w:rFonts w:ascii="Arial" w:hAnsi="Arial" w:cs="Arial"/>
          <w:sz w:val="24"/>
          <w:szCs w:val="24"/>
        </w:rPr>
        <w:t>se o est</w:t>
      </w:r>
      <w:r w:rsidR="00B423A7" w:rsidRPr="00C142AD">
        <w:rPr>
          <w:rFonts w:ascii="Arial" w:hAnsi="Arial" w:cs="Arial"/>
          <w:sz w:val="24"/>
          <w:szCs w:val="24"/>
          <w:lang w:val="pt-BR"/>
        </w:rPr>
        <w:t>á</w:t>
      </w:r>
      <w:r w:rsidRPr="00C142AD">
        <w:rPr>
          <w:rFonts w:ascii="Arial" w:hAnsi="Arial" w:cs="Arial"/>
          <w:sz w:val="24"/>
          <w:szCs w:val="24"/>
        </w:rPr>
        <w:t>gio no hospital municipal do</w:t>
      </w:r>
      <w:r w:rsidR="00D93758" w:rsidRPr="00C142AD">
        <w:rPr>
          <w:rFonts w:ascii="Arial" w:hAnsi="Arial" w:cs="Arial"/>
          <w:sz w:val="24"/>
          <w:szCs w:val="24"/>
        </w:rPr>
        <w:t xml:space="preserve"> Chinguar João Henrique Cambuta na secção de medicina internamento homem</w:t>
      </w:r>
      <w:r w:rsidR="00A8009A" w:rsidRPr="00C142AD">
        <w:rPr>
          <w:rFonts w:ascii="Arial" w:hAnsi="Arial" w:cs="Arial"/>
          <w:sz w:val="24"/>
          <w:szCs w:val="24"/>
        </w:rPr>
        <w:t xml:space="preserve"> e mulher </w:t>
      </w:r>
      <w:r w:rsidR="00C142AD" w:rsidRPr="00C142AD">
        <w:rPr>
          <w:rFonts w:ascii="Arial" w:hAnsi="Arial" w:cs="Arial"/>
          <w:sz w:val="24"/>
          <w:szCs w:val="24"/>
        </w:rPr>
        <w:t>é</w:t>
      </w:r>
      <w:r w:rsidR="00A8009A" w:rsidRPr="00C142AD">
        <w:rPr>
          <w:rFonts w:ascii="Arial" w:hAnsi="Arial" w:cs="Arial"/>
          <w:sz w:val="24"/>
          <w:szCs w:val="24"/>
        </w:rPr>
        <w:t xml:space="preserve"> uma unidade hospitalar do 2 n</w:t>
      </w:r>
      <w:r w:rsidR="00C142AD" w:rsidRPr="00C142AD">
        <w:rPr>
          <w:rFonts w:ascii="Arial" w:hAnsi="Arial" w:cs="Arial"/>
          <w:sz w:val="24"/>
          <w:szCs w:val="24"/>
        </w:rPr>
        <w:t>í</w:t>
      </w:r>
      <w:r w:rsidR="00A8009A" w:rsidRPr="00C142AD">
        <w:rPr>
          <w:rFonts w:ascii="Arial" w:hAnsi="Arial" w:cs="Arial"/>
          <w:sz w:val="24"/>
          <w:szCs w:val="24"/>
        </w:rPr>
        <w:t xml:space="preserve">vel esta unidade hospitalar dispõe de 75 camas de </w:t>
      </w:r>
      <w:r w:rsidRPr="00C142AD">
        <w:rPr>
          <w:rFonts w:ascii="Arial" w:hAnsi="Arial" w:cs="Arial"/>
          <w:sz w:val="24"/>
          <w:szCs w:val="24"/>
        </w:rPr>
        <w:t>inte</w:t>
      </w:r>
      <w:r w:rsidR="00A8009A" w:rsidRPr="00C142AD">
        <w:rPr>
          <w:rFonts w:ascii="Arial" w:hAnsi="Arial" w:cs="Arial"/>
          <w:sz w:val="24"/>
          <w:szCs w:val="24"/>
        </w:rPr>
        <w:t>r</w:t>
      </w:r>
      <w:r w:rsidRPr="00C142AD">
        <w:rPr>
          <w:rFonts w:ascii="Arial" w:hAnsi="Arial" w:cs="Arial"/>
          <w:sz w:val="24"/>
          <w:szCs w:val="24"/>
        </w:rPr>
        <w:t>namento para</w:t>
      </w:r>
      <w:r w:rsidR="00A8009A" w:rsidRPr="00C142AD">
        <w:rPr>
          <w:rFonts w:ascii="Arial" w:hAnsi="Arial" w:cs="Arial"/>
          <w:sz w:val="24"/>
          <w:szCs w:val="24"/>
        </w:rPr>
        <w:t xml:space="preserve"> prestação de serviço de saúde e</w:t>
      </w:r>
      <w:r w:rsidRPr="00C142AD">
        <w:rPr>
          <w:rFonts w:ascii="Arial" w:hAnsi="Arial" w:cs="Arial"/>
          <w:sz w:val="24"/>
          <w:szCs w:val="24"/>
        </w:rPr>
        <w:t xml:space="preserve">sta localizado na rua Sacadura Cabral, a </w:t>
      </w:r>
      <w:r w:rsidR="00B424AB" w:rsidRPr="00C142AD">
        <w:rPr>
          <w:rFonts w:ascii="Arial" w:hAnsi="Arial" w:cs="Arial"/>
          <w:sz w:val="24"/>
          <w:szCs w:val="24"/>
        </w:rPr>
        <w:t>Norte</w:t>
      </w:r>
      <w:r w:rsidRPr="00C142AD">
        <w:rPr>
          <w:rFonts w:ascii="Arial" w:hAnsi="Arial" w:cs="Arial"/>
          <w:sz w:val="24"/>
          <w:szCs w:val="24"/>
        </w:rPr>
        <w:t xml:space="preserve"> Direção Municipal de saúde, a sul a Escola padre Arnaldo, a este Centro Materno infantil e a oste o tanque da água e central elétrica. Foi edificado em 1963 e posteriormente reinaugurado pela vossa excelência Engenheiro Pereira Alfredo </w:t>
      </w:r>
      <w:r w:rsidR="00A8009A" w:rsidRPr="00C142AD">
        <w:rPr>
          <w:rFonts w:ascii="Arial" w:hAnsi="Arial" w:cs="Arial"/>
          <w:sz w:val="24"/>
          <w:szCs w:val="24"/>
        </w:rPr>
        <w:t>no dia 15 de dezembro de 2022,</w:t>
      </w:r>
      <w:r w:rsidR="00C142AD" w:rsidRPr="00C142AD">
        <w:rPr>
          <w:rFonts w:ascii="Arial" w:hAnsi="Arial" w:cs="Arial"/>
          <w:sz w:val="24"/>
          <w:szCs w:val="24"/>
        </w:rPr>
        <w:t xml:space="preserve"> </w:t>
      </w:r>
      <w:r w:rsidRPr="00C142AD">
        <w:rPr>
          <w:rFonts w:ascii="Arial" w:hAnsi="Arial" w:cs="Arial"/>
          <w:sz w:val="24"/>
          <w:szCs w:val="24"/>
        </w:rPr>
        <w:t>o Hospital</w:t>
      </w:r>
      <w:r w:rsidR="00C142AD" w:rsidRPr="00C142AD">
        <w:rPr>
          <w:rFonts w:ascii="Arial" w:hAnsi="Arial" w:cs="Arial"/>
          <w:sz w:val="24"/>
          <w:szCs w:val="24"/>
        </w:rPr>
        <w:t xml:space="preserve"> é dirigido pelo</w:t>
      </w:r>
      <w:r w:rsidRPr="00C142AD">
        <w:rPr>
          <w:rFonts w:ascii="Arial" w:hAnsi="Arial" w:cs="Arial"/>
          <w:sz w:val="24"/>
          <w:szCs w:val="24"/>
        </w:rPr>
        <w:t xml:space="preserve"> Diretor geral Manuel Cláudio Lameirão Henriques, Chefe de en</w:t>
      </w:r>
      <w:r w:rsidR="00A8009A" w:rsidRPr="00C142AD">
        <w:rPr>
          <w:rFonts w:ascii="Arial" w:hAnsi="Arial" w:cs="Arial"/>
          <w:sz w:val="24"/>
          <w:szCs w:val="24"/>
        </w:rPr>
        <w:t>fermagem Marques Malamba,</w:t>
      </w:r>
      <w:r w:rsidR="00C142AD" w:rsidRPr="00C142AD">
        <w:rPr>
          <w:rFonts w:ascii="Arial" w:hAnsi="Arial" w:cs="Arial"/>
          <w:sz w:val="24"/>
          <w:szCs w:val="24"/>
        </w:rPr>
        <w:t xml:space="preserve"> este oferece os seguintes serviços:</w:t>
      </w:r>
    </w:p>
    <w:p w14:paraId="4A11BC16" w14:textId="09647651"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 xml:space="preserve">Banco de </w:t>
      </w:r>
      <w:r w:rsidR="00B424AB" w:rsidRPr="00C142AD">
        <w:rPr>
          <w:rFonts w:ascii="Arial" w:hAnsi="Arial" w:cs="Arial"/>
          <w:sz w:val="24"/>
          <w:szCs w:val="24"/>
        </w:rPr>
        <w:t>Urgência</w:t>
      </w:r>
      <w:r w:rsidRPr="00C142AD">
        <w:rPr>
          <w:rFonts w:ascii="Arial" w:hAnsi="Arial" w:cs="Arial"/>
          <w:sz w:val="24"/>
          <w:szCs w:val="24"/>
        </w:rPr>
        <w:t xml:space="preserve"> </w:t>
      </w:r>
    </w:p>
    <w:p w14:paraId="25696FCF"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Consultas externa de medicina</w:t>
      </w:r>
    </w:p>
    <w:p w14:paraId="58F32D8B"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Medicina interna</w:t>
      </w:r>
    </w:p>
    <w:p w14:paraId="04270311" w14:textId="337B1E66"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 xml:space="preserve">Laboratório de Analise </w:t>
      </w:r>
      <w:r w:rsidR="00B424AB" w:rsidRPr="00C142AD">
        <w:rPr>
          <w:rFonts w:ascii="Arial" w:hAnsi="Arial" w:cs="Arial"/>
          <w:sz w:val="24"/>
          <w:szCs w:val="24"/>
        </w:rPr>
        <w:t>Clínica</w:t>
      </w:r>
    </w:p>
    <w:p w14:paraId="67AD6749"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Hemoterapia</w:t>
      </w:r>
    </w:p>
    <w:p w14:paraId="026039A2"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Bloco Operatório</w:t>
      </w:r>
    </w:p>
    <w:p w14:paraId="408FB4B9"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Estomatologia</w:t>
      </w:r>
    </w:p>
    <w:p w14:paraId="6414F1E0"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Raio X</w:t>
      </w:r>
    </w:p>
    <w:p w14:paraId="129018F6"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Dispensário</w:t>
      </w:r>
    </w:p>
    <w:p w14:paraId="3D1A4F23"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Farmácia interna e externa</w:t>
      </w:r>
    </w:p>
    <w:p w14:paraId="355ACD47"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Depósito de medicamento</w:t>
      </w:r>
    </w:p>
    <w:p w14:paraId="7781F548"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 xml:space="preserve">Banco externo </w:t>
      </w:r>
    </w:p>
    <w:p w14:paraId="4FABB8DA" w14:textId="77777777" w:rsidR="00E524E8" w:rsidRPr="00C142AD" w:rsidRDefault="00E524E8" w:rsidP="00E524E8">
      <w:pPr>
        <w:pStyle w:val="PargrafodaLista"/>
        <w:numPr>
          <w:ilvl w:val="0"/>
          <w:numId w:val="4"/>
        </w:numPr>
        <w:spacing w:after="139" w:line="353" w:lineRule="auto"/>
        <w:rPr>
          <w:rFonts w:ascii="Arial" w:hAnsi="Arial" w:cs="Arial"/>
          <w:sz w:val="24"/>
          <w:szCs w:val="24"/>
        </w:rPr>
      </w:pPr>
      <w:r w:rsidRPr="00C142AD">
        <w:rPr>
          <w:rFonts w:ascii="Arial" w:hAnsi="Arial" w:cs="Arial"/>
          <w:sz w:val="24"/>
          <w:szCs w:val="24"/>
        </w:rPr>
        <w:t>SAT</w:t>
      </w:r>
    </w:p>
    <w:p w14:paraId="09DF5A0A" w14:textId="77777777" w:rsidR="00E524E8" w:rsidRPr="008537AC" w:rsidRDefault="00E524E8" w:rsidP="00E524E8">
      <w:pPr>
        <w:spacing w:line="360" w:lineRule="auto"/>
        <w:jc w:val="both"/>
        <w:rPr>
          <w:rFonts w:ascii="Arial" w:hAnsi="Arial" w:cs="Arial"/>
          <w:b/>
          <w:bCs/>
          <w:sz w:val="24"/>
          <w:szCs w:val="24"/>
        </w:rPr>
      </w:pPr>
      <w:r w:rsidRPr="008537AC">
        <w:rPr>
          <w:rFonts w:ascii="Arial" w:hAnsi="Arial" w:cs="Arial"/>
          <w:b/>
          <w:bCs/>
          <w:sz w:val="24"/>
          <w:szCs w:val="24"/>
        </w:rPr>
        <w:t>HOSPITAL</w:t>
      </w:r>
      <w:r w:rsidR="008537AC">
        <w:rPr>
          <w:rFonts w:ascii="Arial" w:hAnsi="Arial" w:cs="Arial"/>
          <w:b/>
          <w:bCs/>
          <w:sz w:val="24"/>
          <w:szCs w:val="24"/>
        </w:rPr>
        <w:t xml:space="preserve"> </w:t>
      </w:r>
      <w:r w:rsidRPr="008537AC">
        <w:rPr>
          <w:rFonts w:ascii="Arial" w:hAnsi="Arial" w:cs="Arial"/>
          <w:b/>
          <w:bCs/>
          <w:sz w:val="24"/>
          <w:szCs w:val="24"/>
        </w:rPr>
        <w:t>PROVINCIAL DO BIÉ</w:t>
      </w:r>
    </w:p>
    <w:p w14:paraId="588DF91D" w14:textId="77777777" w:rsidR="00A8009A" w:rsidRPr="00C142AD" w:rsidRDefault="00E524E8" w:rsidP="00A8009A">
      <w:pPr>
        <w:spacing w:line="360" w:lineRule="auto"/>
        <w:jc w:val="both"/>
        <w:rPr>
          <w:rFonts w:ascii="Arial" w:hAnsi="Arial" w:cs="Arial"/>
          <w:sz w:val="24"/>
          <w:szCs w:val="24"/>
        </w:rPr>
      </w:pPr>
      <w:r w:rsidRPr="00C142AD">
        <w:rPr>
          <w:rFonts w:ascii="Arial" w:hAnsi="Arial" w:cs="Arial"/>
          <w:sz w:val="24"/>
          <w:szCs w:val="24"/>
        </w:rPr>
        <w:t>O mês de Novembro  o mesmo foi feito no Hospital Provincial do Bié na secção de internamento pediatria (Banco de Urgéncia),   é uma un</w:t>
      </w:r>
      <w:r w:rsidR="00A8009A" w:rsidRPr="00C142AD">
        <w:rPr>
          <w:rFonts w:ascii="Arial" w:hAnsi="Arial" w:cs="Arial"/>
          <w:sz w:val="24"/>
          <w:szCs w:val="24"/>
        </w:rPr>
        <w:t xml:space="preserve">idade hospitalar do 2º nível </w:t>
      </w:r>
      <w:r w:rsidRPr="00C142AD">
        <w:rPr>
          <w:rFonts w:ascii="Arial" w:hAnsi="Arial" w:cs="Arial"/>
          <w:sz w:val="24"/>
          <w:szCs w:val="24"/>
        </w:rPr>
        <w:t xml:space="preserve">conta com 443 funcionários de saúde distribuídos nas diversas áreas de serviço.  Localizado no centro da cidade do Cuito, no bairro Cantíflas, Fundado </w:t>
      </w:r>
      <w:r w:rsidRPr="00C142AD">
        <w:rPr>
          <w:rFonts w:ascii="Arial" w:hAnsi="Arial" w:cs="Arial"/>
          <w:sz w:val="24"/>
          <w:szCs w:val="24"/>
        </w:rPr>
        <w:lastRenderedPageBreak/>
        <w:t>na década dos anos 50, reinaugurado aos 18 de Agosto 2014 por sua excelência Dr. José Eduardo Dos Santos, atualmente o hospital está em reabilitação, tem como directora ge</w:t>
      </w:r>
      <w:r w:rsidR="00A8009A" w:rsidRPr="00C142AD">
        <w:rPr>
          <w:rFonts w:ascii="Arial" w:hAnsi="Arial" w:cs="Arial"/>
          <w:sz w:val="24"/>
          <w:szCs w:val="24"/>
        </w:rPr>
        <w:t>ral, Filipa Rheu</w:t>
      </w:r>
      <w:r w:rsidR="009617D1" w:rsidRPr="00C142AD">
        <w:rPr>
          <w:rFonts w:ascii="Arial" w:hAnsi="Arial" w:cs="Arial"/>
          <w:sz w:val="24"/>
          <w:szCs w:val="24"/>
        </w:rPr>
        <w:t xml:space="preserve"> </w:t>
      </w:r>
      <w:r w:rsidRPr="00C142AD">
        <w:rPr>
          <w:rFonts w:ascii="Arial" w:hAnsi="Arial" w:cs="Arial"/>
          <w:sz w:val="24"/>
          <w:szCs w:val="24"/>
        </w:rPr>
        <w:t>funcion</w:t>
      </w:r>
      <w:r w:rsidR="008537AC">
        <w:rPr>
          <w:rFonts w:ascii="Arial" w:hAnsi="Arial" w:cs="Arial"/>
          <w:sz w:val="24"/>
          <w:szCs w:val="24"/>
        </w:rPr>
        <w:t>á</w:t>
      </w:r>
      <w:r w:rsidRPr="00C142AD">
        <w:rPr>
          <w:rFonts w:ascii="Arial" w:hAnsi="Arial" w:cs="Arial"/>
          <w:sz w:val="24"/>
          <w:szCs w:val="24"/>
        </w:rPr>
        <w:t>r</w:t>
      </w:r>
      <w:r w:rsidR="008537AC">
        <w:rPr>
          <w:rFonts w:ascii="Arial" w:hAnsi="Arial" w:cs="Arial"/>
          <w:sz w:val="24"/>
          <w:szCs w:val="24"/>
        </w:rPr>
        <w:t>ia</w:t>
      </w:r>
      <w:r w:rsidRPr="00C142AD">
        <w:rPr>
          <w:rFonts w:ascii="Arial" w:hAnsi="Arial" w:cs="Arial"/>
          <w:sz w:val="24"/>
          <w:szCs w:val="24"/>
        </w:rPr>
        <w:t xml:space="preserve"> na estrutura provisória </w:t>
      </w:r>
      <w:r w:rsidR="00A8009A" w:rsidRPr="00C142AD">
        <w:rPr>
          <w:rFonts w:ascii="Arial" w:hAnsi="Arial" w:cs="Arial"/>
          <w:sz w:val="24"/>
          <w:szCs w:val="24"/>
        </w:rPr>
        <w:t xml:space="preserve">que comportam 4 naves na qual: </w:t>
      </w:r>
    </w:p>
    <w:p w14:paraId="599AB250" w14:textId="77777777" w:rsidR="00E524E8" w:rsidRPr="008537AC" w:rsidRDefault="00E524E8" w:rsidP="008537AC">
      <w:pPr>
        <w:pStyle w:val="PargrafodaLista"/>
        <w:numPr>
          <w:ilvl w:val="0"/>
          <w:numId w:val="32"/>
        </w:numPr>
        <w:spacing w:line="360" w:lineRule="auto"/>
        <w:jc w:val="both"/>
        <w:rPr>
          <w:rFonts w:ascii="Arial" w:hAnsi="Arial" w:cs="Arial"/>
          <w:sz w:val="24"/>
          <w:szCs w:val="24"/>
        </w:rPr>
      </w:pPr>
      <w:r w:rsidRPr="008537AC">
        <w:rPr>
          <w:rFonts w:ascii="Arial" w:hAnsi="Arial" w:cs="Arial"/>
          <w:sz w:val="24"/>
          <w:szCs w:val="24"/>
        </w:rPr>
        <w:t>A 1ª funciona como banco de urgência com 13 salas, consulta externa de medicina, consultas de estomatologia e serviços de SAT.</w:t>
      </w:r>
    </w:p>
    <w:p w14:paraId="1EB78CAB" w14:textId="77777777" w:rsidR="00E524E8" w:rsidRPr="008537AC" w:rsidRDefault="008537AC" w:rsidP="008537AC">
      <w:pPr>
        <w:pStyle w:val="PargrafodaLista"/>
        <w:numPr>
          <w:ilvl w:val="0"/>
          <w:numId w:val="32"/>
        </w:numPr>
        <w:spacing w:line="360" w:lineRule="auto"/>
        <w:jc w:val="both"/>
        <w:rPr>
          <w:rFonts w:ascii="Arial" w:hAnsi="Arial" w:cs="Arial"/>
          <w:sz w:val="24"/>
          <w:szCs w:val="24"/>
        </w:rPr>
      </w:pPr>
      <w:r w:rsidRPr="008537AC">
        <w:rPr>
          <w:rFonts w:ascii="Arial" w:hAnsi="Arial" w:cs="Arial"/>
          <w:sz w:val="24"/>
          <w:szCs w:val="24"/>
        </w:rPr>
        <w:t xml:space="preserve">A </w:t>
      </w:r>
      <w:r w:rsidR="00E524E8" w:rsidRPr="008537AC">
        <w:rPr>
          <w:rFonts w:ascii="Arial" w:hAnsi="Arial" w:cs="Arial"/>
          <w:sz w:val="24"/>
          <w:szCs w:val="24"/>
        </w:rPr>
        <w:t xml:space="preserve"> 2º nave, funciona como cuidados intensivos e serviços de laboratório, com uma capacidade de 30 camas e 6 berços.</w:t>
      </w:r>
    </w:p>
    <w:p w14:paraId="029C3B4A" w14:textId="13525464" w:rsidR="00E524E8" w:rsidRPr="008537AC" w:rsidRDefault="00E524E8" w:rsidP="008537AC">
      <w:pPr>
        <w:pStyle w:val="PargrafodaLista"/>
        <w:numPr>
          <w:ilvl w:val="0"/>
          <w:numId w:val="32"/>
        </w:numPr>
        <w:spacing w:line="360" w:lineRule="auto"/>
        <w:jc w:val="both"/>
        <w:rPr>
          <w:rFonts w:ascii="Arial" w:hAnsi="Arial" w:cs="Arial"/>
          <w:sz w:val="24"/>
          <w:szCs w:val="24"/>
        </w:rPr>
      </w:pPr>
      <w:r w:rsidRPr="008537AC">
        <w:rPr>
          <w:rFonts w:ascii="Arial" w:hAnsi="Arial" w:cs="Arial"/>
          <w:sz w:val="24"/>
          <w:szCs w:val="24"/>
        </w:rPr>
        <w:t xml:space="preserve">A 3º nave, funciona como pediatria </w:t>
      </w:r>
      <w:r w:rsidR="00B424AB" w:rsidRPr="008537AC">
        <w:rPr>
          <w:rFonts w:ascii="Arial" w:hAnsi="Arial" w:cs="Arial"/>
          <w:sz w:val="24"/>
          <w:szCs w:val="24"/>
        </w:rPr>
        <w:t>intermedia, tem</w:t>
      </w:r>
      <w:r w:rsidRPr="008537AC">
        <w:rPr>
          <w:rFonts w:ascii="Arial" w:hAnsi="Arial" w:cs="Arial"/>
          <w:sz w:val="24"/>
          <w:szCs w:val="24"/>
        </w:rPr>
        <w:t xml:space="preserve"> uma capacidade de 29 camas e 5 berços.</w:t>
      </w:r>
    </w:p>
    <w:p w14:paraId="3E9B3E14" w14:textId="77777777" w:rsidR="00E524E8" w:rsidRPr="008537AC" w:rsidRDefault="00E524E8" w:rsidP="008537AC">
      <w:pPr>
        <w:pStyle w:val="PargrafodaLista"/>
        <w:numPr>
          <w:ilvl w:val="0"/>
          <w:numId w:val="32"/>
        </w:numPr>
        <w:spacing w:line="360" w:lineRule="auto"/>
        <w:jc w:val="both"/>
        <w:rPr>
          <w:rFonts w:ascii="Arial" w:hAnsi="Arial" w:cs="Arial"/>
          <w:sz w:val="24"/>
          <w:szCs w:val="24"/>
        </w:rPr>
      </w:pPr>
      <w:r w:rsidRPr="008537AC">
        <w:rPr>
          <w:rFonts w:ascii="Arial" w:hAnsi="Arial" w:cs="Arial"/>
          <w:sz w:val="24"/>
          <w:szCs w:val="24"/>
        </w:rPr>
        <w:t>A 4º Nave, é utilizada para patologias que necessitam de isolamento (sarampo) composto por 5 enfermarias e também comporta a secção de hemoterapia.</w:t>
      </w:r>
    </w:p>
    <w:p w14:paraId="64A967F2" w14:textId="77777777" w:rsidR="00E524E8" w:rsidRPr="00C142AD" w:rsidRDefault="00E524E8" w:rsidP="00E524E8">
      <w:pPr>
        <w:spacing w:line="360" w:lineRule="auto"/>
        <w:jc w:val="both"/>
        <w:rPr>
          <w:rFonts w:ascii="Arial" w:hAnsi="Arial" w:cs="Arial"/>
          <w:sz w:val="24"/>
          <w:szCs w:val="24"/>
        </w:rPr>
      </w:pPr>
      <w:r w:rsidRPr="00C142AD">
        <w:rPr>
          <w:rFonts w:ascii="Arial" w:hAnsi="Arial" w:cs="Arial"/>
          <w:sz w:val="24"/>
          <w:szCs w:val="24"/>
        </w:rPr>
        <w:t>A</w:t>
      </w:r>
      <w:r w:rsidRPr="00B424AB">
        <w:rPr>
          <w:rFonts w:ascii="Arial" w:hAnsi="Arial" w:cs="Arial"/>
          <w:sz w:val="24"/>
          <w:szCs w:val="24"/>
        </w:rPr>
        <w:t>l</w:t>
      </w:r>
      <w:ins w:id="2" w:author="JHL" w:date="2026-05-09T10:26:00Z">
        <w:r w:rsidR="008537AC" w:rsidRPr="00B424AB">
          <w:rPr>
            <w:rFonts w:ascii="Arial" w:hAnsi="Arial" w:cs="Arial"/>
            <w:sz w:val="24"/>
            <w:szCs w:val="24"/>
          </w:rPr>
          <w:t>é</w:t>
        </w:r>
      </w:ins>
      <w:del w:id="3" w:author="JHL" w:date="2026-05-09T10:26:00Z">
        <w:r w:rsidRPr="00B424AB" w:rsidDel="008537AC">
          <w:rPr>
            <w:rFonts w:ascii="Arial" w:hAnsi="Arial" w:cs="Arial"/>
            <w:sz w:val="24"/>
            <w:szCs w:val="24"/>
          </w:rPr>
          <w:delText>e</w:delText>
        </w:r>
      </w:del>
      <w:r w:rsidRPr="00C142AD">
        <w:rPr>
          <w:rFonts w:ascii="Arial" w:hAnsi="Arial" w:cs="Arial"/>
          <w:sz w:val="24"/>
          <w:szCs w:val="24"/>
        </w:rPr>
        <w:t>m dos serviços acima mencionado</w:t>
      </w:r>
      <w:r w:rsidR="008537AC">
        <w:rPr>
          <w:rFonts w:ascii="Arial" w:hAnsi="Arial" w:cs="Arial"/>
          <w:sz w:val="24"/>
          <w:szCs w:val="24"/>
        </w:rPr>
        <w:t>s</w:t>
      </w:r>
      <w:r w:rsidRPr="00C142AD">
        <w:rPr>
          <w:rFonts w:ascii="Arial" w:hAnsi="Arial" w:cs="Arial"/>
          <w:sz w:val="24"/>
          <w:szCs w:val="24"/>
        </w:rPr>
        <w:t xml:space="preserve"> o Hospital Provincial do Bié presta também serviços de nutrição e ortopedia. </w:t>
      </w:r>
    </w:p>
    <w:p w14:paraId="5205A839" w14:textId="77777777" w:rsidR="00E524E8" w:rsidRPr="008537AC" w:rsidRDefault="00E524E8" w:rsidP="00E524E8">
      <w:pPr>
        <w:spacing w:line="360" w:lineRule="auto"/>
        <w:jc w:val="both"/>
        <w:rPr>
          <w:rFonts w:ascii="Arial" w:hAnsi="Arial" w:cs="Arial"/>
          <w:b/>
          <w:bCs/>
          <w:sz w:val="24"/>
          <w:szCs w:val="24"/>
        </w:rPr>
      </w:pPr>
      <w:r w:rsidRPr="008537AC">
        <w:rPr>
          <w:rFonts w:ascii="Arial" w:hAnsi="Arial" w:cs="Arial"/>
          <w:b/>
          <w:bCs/>
          <w:sz w:val="24"/>
          <w:szCs w:val="24"/>
        </w:rPr>
        <w:t>Hospital Dr. Walter Strangway</w:t>
      </w:r>
    </w:p>
    <w:p w14:paraId="3E136F78" w14:textId="651771F4" w:rsidR="00E524E8" w:rsidRPr="00C142AD" w:rsidRDefault="00E524E8" w:rsidP="00E524E8">
      <w:pPr>
        <w:spacing w:line="360" w:lineRule="auto"/>
        <w:jc w:val="both"/>
        <w:rPr>
          <w:rFonts w:ascii="Arial" w:hAnsi="Arial" w:cs="Arial"/>
          <w:sz w:val="24"/>
          <w:szCs w:val="24"/>
        </w:rPr>
      </w:pPr>
      <w:r w:rsidRPr="00C142AD">
        <w:rPr>
          <w:rFonts w:ascii="Arial" w:hAnsi="Arial" w:cs="Arial"/>
          <w:sz w:val="24"/>
          <w:szCs w:val="24"/>
        </w:rPr>
        <w:t>No mês de Dezembro realizou o est</w:t>
      </w:r>
      <w:r w:rsidR="008537AC">
        <w:rPr>
          <w:rFonts w:ascii="Arial" w:hAnsi="Arial" w:cs="Arial"/>
          <w:sz w:val="24"/>
          <w:szCs w:val="24"/>
        </w:rPr>
        <w:t>á</w:t>
      </w:r>
      <w:r w:rsidRPr="00C142AD">
        <w:rPr>
          <w:rFonts w:ascii="Arial" w:hAnsi="Arial" w:cs="Arial"/>
          <w:sz w:val="24"/>
          <w:szCs w:val="24"/>
        </w:rPr>
        <w:t xml:space="preserve">gio no hospital </w:t>
      </w:r>
      <w:r w:rsidR="008537AC">
        <w:rPr>
          <w:rFonts w:ascii="Arial" w:hAnsi="Arial" w:cs="Arial"/>
          <w:sz w:val="24"/>
          <w:szCs w:val="24"/>
        </w:rPr>
        <w:t xml:space="preserve">Dr. </w:t>
      </w:r>
      <w:r w:rsidRPr="00C142AD">
        <w:rPr>
          <w:rFonts w:ascii="Arial" w:hAnsi="Arial" w:cs="Arial"/>
          <w:sz w:val="24"/>
          <w:szCs w:val="24"/>
        </w:rPr>
        <w:t>Wa</w:t>
      </w:r>
      <w:r w:rsidR="001674E0" w:rsidRPr="00C142AD">
        <w:rPr>
          <w:rFonts w:ascii="Arial" w:hAnsi="Arial" w:cs="Arial"/>
          <w:sz w:val="24"/>
          <w:szCs w:val="24"/>
        </w:rPr>
        <w:t>lter Strangway na secção de cirurgia</w:t>
      </w:r>
      <w:r w:rsidR="008537AC">
        <w:rPr>
          <w:rFonts w:ascii="Arial" w:hAnsi="Arial" w:cs="Arial"/>
          <w:sz w:val="24"/>
          <w:szCs w:val="24"/>
        </w:rPr>
        <w:t>, é</w:t>
      </w:r>
      <w:r w:rsidR="001674E0" w:rsidRPr="00C142AD">
        <w:rPr>
          <w:rFonts w:ascii="Arial" w:hAnsi="Arial" w:cs="Arial"/>
          <w:sz w:val="24"/>
          <w:szCs w:val="24"/>
        </w:rPr>
        <w:t xml:space="preserve"> uma unidade de 3 nível </w:t>
      </w:r>
      <w:r w:rsidRPr="00C142AD">
        <w:rPr>
          <w:rFonts w:ascii="Arial" w:hAnsi="Arial" w:cs="Arial"/>
          <w:sz w:val="24"/>
          <w:szCs w:val="24"/>
        </w:rPr>
        <w:t>de atenção a saúde tem uma capacidade de 250 camas. O hospital conta com mil Profissiona</w:t>
      </w:r>
      <w:r w:rsidR="008537AC">
        <w:rPr>
          <w:rFonts w:ascii="Arial" w:hAnsi="Arial" w:cs="Arial"/>
          <w:sz w:val="24"/>
          <w:szCs w:val="24"/>
        </w:rPr>
        <w:t>is</w:t>
      </w:r>
      <w:r w:rsidRPr="00C142AD">
        <w:rPr>
          <w:rFonts w:ascii="Arial" w:hAnsi="Arial" w:cs="Arial"/>
          <w:sz w:val="24"/>
          <w:szCs w:val="24"/>
        </w:rPr>
        <w:t xml:space="preserve"> de saúde dos quais 779 foram </w:t>
      </w:r>
      <w:r w:rsidR="00B424AB" w:rsidRPr="00C142AD">
        <w:rPr>
          <w:rFonts w:ascii="Arial" w:hAnsi="Arial" w:cs="Arial"/>
          <w:sz w:val="24"/>
          <w:szCs w:val="24"/>
        </w:rPr>
        <w:t>transferidos</w:t>
      </w:r>
      <w:r w:rsidRPr="00C142AD">
        <w:rPr>
          <w:rFonts w:ascii="Arial" w:hAnsi="Arial" w:cs="Arial"/>
          <w:sz w:val="24"/>
          <w:szCs w:val="24"/>
        </w:rPr>
        <w:t xml:space="preserve"> do hospital geral do Bíe e 297 foram admitidos no concurso público. Esta localizado no Bairro Caluapanda, a 5 Km da cidade do Cuito p</w:t>
      </w:r>
      <w:r w:rsidR="008537AC">
        <w:rPr>
          <w:rFonts w:ascii="Arial" w:hAnsi="Arial" w:cs="Arial"/>
          <w:sz w:val="24"/>
          <w:szCs w:val="24"/>
        </w:rPr>
        <w:t>roví</w:t>
      </w:r>
      <w:r w:rsidRPr="00C142AD">
        <w:rPr>
          <w:rFonts w:ascii="Arial" w:hAnsi="Arial" w:cs="Arial"/>
          <w:sz w:val="24"/>
          <w:szCs w:val="24"/>
        </w:rPr>
        <w:t xml:space="preserve">ncia do </w:t>
      </w:r>
      <w:r w:rsidR="00B424AB" w:rsidRPr="00C142AD">
        <w:rPr>
          <w:rFonts w:ascii="Arial" w:hAnsi="Arial" w:cs="Arial"/>
          <w:sz w:val="24"/>
          <w:szCs w:val="24"/>
        </w:rPr>
        <w:t>Bié</w:t>
      </w:r>
      <w:r w:rsidRPr="00C142AD">
        <w:rPr>
          <w:rFonts w:ascii="Arial" w:hAnsi="Arial" w:cs="Arial"/>
          <w:sz w:val="24"/>
          <w:szCs w:val="24"/>
        </w:rPr>
        <w:t>. foi Inaugurado em 12 de Setembro 2022 pelo Preside</w:t>
      </w:r>
      <w:r w:rsidR="001674E0" w:rsidRPr="00C142AD">
        <w:rPr>
          <w:rFonts w:ascii="Arial" w:hAnsi="Arial" w:cs="Arial"/>
          <w:sz w:val="24"/>
          <w:szCs w:val="24"/>
        </w:rPr>
        <w:t>nte da República João Lourenç</w:t>
      </w:r>
      <w:r w:rsidR="008537AC">
        <w:rPr>
          <w:rFonts w:ascii="Arial" w:hAnsi="Arial" w:cs="Arial"/>
          <w:sz w:val="24"/>
          <w:szCs w:val="24"/>
        </w:rPr>
        <w:t>o, dirigido por</w:t>
      </w:r>
      <w:r w:rsidR="001674E0" w:rsidRPr="00C142AD">
        <w:rPr>
          <w:rFonts w:ascii="Arial" w:hAnsi="Arial" w:cs="Arial"/>
          <w:sz w:val="24"/>
          <w:szCs w:val="24"/>
        </w:rPr>
        <w:t xml:space="preserve"> David Abel.</w:t>
      </w:r>
      <w:r w:rsidR="008537AC">
        <w:rPr>
          <w:rFonts w:ascii="Arial" w:hAnsi="Arial" w:cs="Arial"/>
          <w:sz w:val="24"/>
          <w:szCs w:val="24"/>
        </w:rPr>
        <w:t xml:space="preserve"> D</w:t>
      </w:r>
      <w:r w:rsidRPr="00C142AD">
        <w:rPr>
          <w:rFonts w:ascii="Arial" w:hAnsi="Arial" w:cs="Arial"/>
          <w:sz w:val="24"/>
          <w:szCs w:val="24"/>
        </w:rPr>
        <w:t>iretor</w:t>
      </w:r>
      <w:r w:rsidR="001674E0" w:rsidRPr="00C142AD">
        <w:rPr>
          <w:rFonts w:ascii="Arial" w:hAnsi="Arial" w:cs="Arial"/>
          <w:sz w:val="24"/>
          <w:szCs w:val="24"/>
        </w:rPr>
        <w:t>a de enfermagem:</w:t>
      </w:r>
      <w:r w:rsidR="008537AC">
        <w:rPr>
          <w:rFonts w:ascii="Arial" w:hAnsi="Arial" w:cs="Arial"/>
          <w:sz w:val="24"/>
          <w:szCs w:val="24"/>
        </w:rPr>
        <w:t xml:space="preserve"> </w:t>
      </w:r>
      <w:r w:rsidR="001674E0" w:rsidRPr="00C142AD">
        <w:rPr>
          <w:rFonts w:ascii="Arial" w:hAnsi="Arial" w:cs="Arial"/>
          <w:sz w:val="24"/>
          <w:szCs w:val="24"/>
        </w:rPr>
        <w:t>Elizeth Vicente</w:t>
      </w:r>
      <w:r w:rsidR="008537AC">
        <w:rPr>
          <w:rFonts w:ascii="Arial" w:hAnsi="Arial" w:cs="Arial"/>
          <w:sz w:val="24"/>
          <w:szCs w:val="24"/>
        </w:rPr>
        <w:t>,</w:t>
      </w:r>
      <w:r w:rsidR="001674E0" w:rsidRPr="00C142AD">
        <w:rPr>
          <w:rFonts w:ascii="Arial" w:hAnsi="Arial" w:cs="Arial"/>
          <w:sz w:val="24"/>
          <w:szCs w:val="24"/>
        </w:rPr>
        <w:t xml:space="preserve"> o hospital o</w:t>
      </w:r>
      <w:r w:rsidRPr="00C142AD">
        <w:rPr>
          <w:rFonts w:ascii="Arial" w:hAnsi="Arial" w:cs="Arial"/>
          <w:sz w:val="24"/>
          <w:szCs w:val="24"/>
        </w:rPr>
        <w:t>ferece</w:t>
      </w:r>
      <w:r w:rsidR="001674E0" w:rsidRPr="00C142AD">
        <w:rPr>
          <w:rFonts w:ascii="Arial" w:hAnsi="Arial" w:cs="Arial"/>
          <w:sz w:val="24"/>
          <w:szCs w:val="24"/>
        </w:rPr>
        <w:t xml:space="preserve"> seguintes</w:t>
      </w:r>
      <w:r w:rsidRPr="00C142AD">
        <w:rPr>
          <w:rFonts w:ascii="Arial" w:hAnsi="Arial" w:cs="Arial"/>
          <w:sz w:val="24"/>
          <w:szCs w:val="24"/>
        </w:rPr>
        <w:t xml:space="preserve"> Serviços: </w:t>
      </w:r>
    </w:p>
    <w:p w14:paraId="0AA8237E" w14:textId="062E0D68"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 xml:space="preserve">Banco de </w:t>
      </w:r>
      <w:r w:rsidR="00B424AB" w:rsidRPr="00C142AD">
        <w:rPr>
          <w:rFonts w:ascii="Arial" w:hAnsi="Arial" w:cs="Arial"/>
          <w:sz w:val="24"/>
          <w:szCs w:val="24"/>
        </w:rPr>
        <w:t>Urgência</w:t>
      </w:r>
      <w:r w:rsidRPr="00C142AD">
        <w:rPr>
          <w:rFonts w:ascii="Arial" w:hAnsi="Arial" w:cs="Arial"/>
          <w:sz w:val="24"/>
          <w:szCs w:val="24"/>
        </w:rPr>
        <w:t xml:space="preserve">, </w:t>
      </w:r>
    </w:p>
    <w:p w14:paraId="6F664487"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Internamento Medicina Homem Mulher</w:t>
      </w:r>
    </w:p>
    <w:p w14:paraId="415FF23E"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Serviço de Cirurgia</w:t>
      </w:r>
    </w:p>
    <w:p w14:paraId="18DD1077"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 xml:space="preserve">Maternidade </w:t>
      </w:r>
    </w:p>
    <w:p w14:paraId="73CD53D5" w14:textId="529D0D93"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 xml:space="preserve">Sala De Parto e </w:t>
      </w:r>
      <w:r w:rsidR="00B424AB" w:rsidRPr="00C142AD">
        <w:rPr>
          <w:rFonts w:ascii="Arial" w:hAnsi="Arial" w:cs="Arial"/>
          <w:sz w:val="24"/>
          <w:szCs w:val="24"/>
        </w:rPr>
        <w:t>Pós-parto</w:t>
      </w:r>
    </w:p>
    <w:p w14:paraId="271611D5"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Bloco Operatório</w:t>
      </w:r>
    </w:p>
    <w:p w14:paraId="14B6F12C"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Unidade de Cuidados Intensivos (U.C.I)</w:t>
      </w:r>
    </w:p>
    <w:p w14:paraId="494EE1D3"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Pequenas Cirurgia</w:t>
      </w:r>
    </w:p>
    <w:p w14:paraId="723A485F"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lastRenderedPageBreak/>
        <w:t>Farmácia Hospitalar</w:t>
      </w:r>
    </w:p>
    <w:p w14:paraId="40F753DB"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Imagiologia</w:t>
      </w:r>
    </w:p>
    <w:p w14:paraId="6B58CF66"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 xml:space="preserve">Consultas externa </w:t>
      </w:r>
    </w:p>
    <w:p w14:paraId="491969E6" w14:textId="26D690C9"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 xml:space="preserve">Laboratório de Analise </w:t>
      </w:r>
      <w:r w:rsidR="00B424AB" w:rsidRPr="00C142AD">
        <w:rPr>
          <w:rFonts w:ascii="Arial" w:hAnsi="Arial" w:cs="Arial"/>
          <w:sz w:val="24"/>
          <w:szCs w:val="24"/>
        </w:rPr>
        <w:t>Clínica</w:t>
      </w:r>
    </w:p>
    <w:p w14:paraId="6F00817B"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Hemoterapia</w:t>
      </w:r>
    </w:p>
    <w:p w14:paraId="01743F3A" w14:textId="77777777" w:rsidR="00E524E8" w:rsidRPr="00C142AD" w:rsidRDefault="00E524E8" w:rsidP="00E524E8">
      <w:pPr>
        <w:numPr>
          <w:ilvl w:val="0"/>
          <w:numId w:val="3"/>
        </w:numPr>
        <w:spacing w:after="0" w:line="360" w:lineRule="auto"/>
        <w:jc w:val="both"/>
        <w:rPr>
          <w:rFonts w:ascii="Arial" w:hAnsi="Arial" w:cs="Arial"/>
          <w:sz w:val="24"/>
          <w:szCs w:val="24"/>
        </w:rPr>
      </w:pPr>
      <w:r w:rsidRPr="00C142AD">
        <w:rPr>
          <w:rFonts w:ascii="Arial" w:hAnsi="Arial" w:cs="Arial"/>
          <w:sz w:val="24"/>
          <w:szCs w:val="24"/>
        </w:rPr>
        <w:t>Morgue</w:t>
      </w:r>
    </w:p>
    <w:p w14:paraId="63AA4B24" w14:textId="3F3A16EB" w:rsidR="00E524E8" w:rsidRPr="00C142AD" w:rsidRDefault="00E524E8" w:rsidP="00E524E8">
      <w:pPr>
        <w:spacing w:line="360" w:lineRule="auto"/>
        <w:jc w:val="both"/>
        <w:rPr>
          <w:rFonts w:ascii="Arial" w:hAnsi="Arial" w:cs="Arial"/>
          <w:sz w:val="24"/>
          <w:szCs w:val="24"/>
        </w:rPr>
      </w:pPr>
      <w:r w:rsidRPr="00C142AD">
        <w:rPr>
          <w:rFonts w:ascii="Arial" w:hAnsi="Arial" w:cs="Arial"/>
          <w:sz w:val="24"/>
          <w:szCs w:val="24"/>
        </w:rPr>
        <w:t>Serviços Especi</w:t>
      </w:r>
      <w:r w:rsidR="001674E0" w:rsidRPr="00C142AD">
        <w:rPr>
          <w:rFonts w:ascii="Arial" w:hAnsi="Arial" w:cs="Arial"/>
          <w:sz w:val="24"/>
          <w:szCs w:val="24"/>
        </w:rPr>
        <w:t xml:space="preserve">alizado que o hospital oferece: </w:t>
      </w:r>
      <w:r w:rsidRPr="00C142AD">
        <w:rPr>
          <w:rFonts w:ascii="Arial" w:hAnsi="Arial" w:cs="Arial"/>
          <w:sz w:val="24"/>
          <w:szCs w:val="24"/>
        </w:rPr>
        <w:t>Gineco</w:t>
      </w:r>
      <w:r w:rsidR="00B424AB">
        <w:rPr>
          <w:rFonts w:ascii="Arial" w:hAnsi="Arial" w:cs="Arial"/>
          <w:sz w:val="24"/>
          <w:szCs w:val="24"/>
        </w:rPr>
        <w:t>-</w:t>
      </w:r>
      <w:r w:rsidRPr="00C142AD">
        <w:rPr>
          <w:rFonts w:ascii="Arial" w:hAnsi="Arial" w:cs="Arial"/>
          <w:sz w:val="24"/>
          <w:szCs w:val="24"/>
        </w:rPr>
        <w:t xml:space="preserve">obstetrícia, Pediatria, Neonatologia </w:t>
      </w:r>
      <w:r w:rsidR="00B424AB" w:rsidRPr="00C142AD">
        <w:rPr>
          <w:rFonts w:ascii="Arial" w:hAnsi="Arial" w:cs="Arial"/>
          <w:sz w:val="24"/>
          <w:szCs w:val="24"/>
        </w:rPr>
        <w:t>Cirurgia, Nefrologia, Oftalmologia, Ortopedia, psiquiatria, estomatologia</w:t>
      </w:r>
      <w:r w:rsidRPr="00C142AD">
        <w:rPr>
          <w:rFonts w:ascii="Arial" w:hAnsi="Arial" w:cs="Arial"/>
          <w:sz w:val="24"/>
          <w:szCs w:val="24"/>
        </w:rPr>
        <w:t xml:space="preserve"> e otorrinolaringologia</w:t>
      </w:r>
    </w:p>
    <w:p w14:paraId="17119154" w14:textId="77777777" w:rsidR="00E524E8" w:rsidRPr="008271DE" w:rsidRDefault="00E524E8" w:rsidP="008271DE">
      <w:pPr>
        <w:spacing w:after="139" w:line="360" w:lineRule="auto"/>
        <w:ind w:right="-15"/>
        <w:jc w:val="both"/>
        <w:rPr>
          <w:rFonts w:ascii="Arial" w:hAnsi="Arial" w:cs="Arial"/>
          <w:b/>
          <w:bCs/>
          <w:sz w:val="24"/>
          <w:szCs w:val="24"/>
        </w:rPr>
      </w:pPr>
      <w:r w:rsidRPr="008271DE">
        <w:rPr>
          <w:rFonts w:ascii="Arial" w:hAnsi="Arial" w:cs="Arial"/>
          <w:b/>
          <w:bCs/>
          <w:sz w:val="24"/>
          <w:szCs w:val="24"/>
        </w:rPr>
        <w:t>Centro Materno infantil de Catabola Lúcia José</w:t>
      </w:r>
    </w:p>
    <w:p w14:paraId="1800FC04" w14:textId="04A80252" w:rsidR="00E524E8" w:rsidRPr="008537AC" w:rsidRDefault="00E524E8" w:rsidP="008271DE">
      <w:pPr>
        <w:spacing w:after="139" w:line="360" w:lineRule="auto"/>
        <w:ind w:right="-15"/>
        <w:jc w:val="both"/>
        <w:rPr>
          <w:rFonts w:ascii="Arial" w:hAnsi="Arial" w:cs="Arial"/>
          <w:sz w:val="24"/>
          <w:szCs w:val="24"/>
        </w:rPr>
      </w:pPr>
      <w:r w:rsidRPr="008537AC">
        <w:rPr>
          <w:rFonts w:ascii="Arial" w:hAnsi="Arial" w:cs="Arial"/>
          <w:sz w:val="24"/>
          <w:szCs w:val="24"/>
        </w:rPr>
        <w:t xml:space="preserve">No mês de janeiro realizou se o </w:t>
      </w:r>
      <w:r w:rsidR="00B424AB" w:rsidRPr="008537AC">
        <w:rPr>
          <w:rFonts w:ascii="Arial" w:hAnsi="Arial" w:cs="Arial"/>
          <w:sz w:val="24"/>
          <w:szCs w:val="24"/>
        </w:rPr>
        <w:t>estágio</w:t>
      </w:r>
      <w:r w:rsidRPr="008537AC">
        <w:rPr>
          <w:rFonts w:ascii="Arial" w:hAnsi="Arial" w:cs="Arial"/>
          <w:sz w:val="24"/>
          <w:szCs w:val="24"/>
        </w:rPr>
        <w:t xml:space="preserve"> no centro materno infantil de Catabola Lúcia </w:t>
      </w:r>
      <w:r w:rsidR="00B424AB" w:rsidRPr="008537AC">
        <w:rPr>
          <w:rFonts w:ascii="Arial" w:hAnsi="Arial" w:cs="Arial"/>
          <w:sz w:val="24"/>
          <w:szCs w:val="24"/>
        </w:rPr>
        <w:t>José na</w:t>
      </w:r>
      <w:r w:rsidR="001674E0" w:rsidRPr="008537AC">
        <w:rPr>
          <w:rFonts w:ascii="Arial" w:hAnsi="Arial" w:cs="Arial"/>
          <w:sz w:val="24"/>
          <w:szCs w:val="24"/>
        </w:rPr>
        <w:t xml:space="preserve"> secção de pe</w:t>
      </w:r>
      <w:r w:rsidR="00673858" w:rsidRPr="008537AC">
        <w:rPr>
          <w:rFonts w:ascii="Arial" w:hAnsi="Arial" w:cs="Arial"/>
          <w:sz w:val="24"/>
          <w:szCs w:val="24"/>
        </w:rPr>
        <w:t xml:space="preserve">diatria </w:t>
      </w:r>
      <w:r w:rsidR="003B0FB7" w:rsidRPr="008537AC">
        <w:rPr>
          <w:rFonts w:ascii="Arial" w:hAnsi="Arial" w:cs="Arial"/>
          <w:sz w:val="24"/>
          <w:szCs w:val="24"/>
        </w:rPr>
        <w:t xml:space="preserve">e uma unidade hospitalar do 2 </w:t>
      </w:r>
      <w:r w:rsidR="00B424AB" w:rsidRPr="008537AC">
        <w:rPr>
          <w:rFonts w:ascii="Arial" w:hAnsi="Arial" w:cs="Arial"/>
          <w:sz w:val="24"/>
          <w:szCs w:val="24"/>
        </w:rPr>
        <w:t>nível</w:t>
      </w:r>
      <w:r w:rsidR="00BD6AFF" w:rsidRPr="008537AC">
        <w:rPr>
          <w:rFonts w:ascii="Arial" w:hAnsi="Arial" w:cs="Arial"/>
          <w:sz w:val="24"/>
          <w:szCs w:val="24"/>
        </w:rPr>
        <w:t xml:space="preserve"> o </w:t>
      </w:r>
      <w:r w:rsidRPr="008537AC">
        <w:rPr>
          <w:rFonts w:ascii="Arial" w:hAnsi="Arial" w:cs="Arial"/>
          <w:sz w:val="24"/>
          <w:szCs w:val="24"/>
        </w:rPr>
        <w:t>hos</w:t>
      </w:r>
      <w:r w:rsidR="00673858" w:rsidRPr="008537AC">
        <w:rPr>
          <w:rFonts w:ascii="Arial" w:hAnsi="Arial" w:cs="Arial"/>
          <w:sz w:val="24"/>
          <w:szCs w:val="24"/>
        </w:rPr>
        <w:t xml:space="preserve">pital conta com 12 </w:t>
      </w:r>
      <w:r w:rsidR="00B424AB" w:rsidRPr="008537AC">
        <w:rPr>
          <w:rFonts w:ascii="Arial" w:hAnsi="Arial" w:cs="Arial"/>
          <w:sz w:val="24"/>
          <w:szCs w:val="24"/>
        </w:rPr>
        <w:t>funcionário, Foi</w:t>
      </w:r>
      <w:r w:rsidRPr="008537AC">
        <w:rPr>
          <w:rFonts w:ascii="Arial" w:hAnsi="Arial" w:cs="Arial"/>
          <w:sz w:val="24"/>
          <w:szCs w:val="24"/>
        </w:rPr>
        <w:t xml:space="preserve"> inaugurado aos 22 de julho de 2025 por sua excelência Dra. Celeste Elavoco David Adolfo governadora da </w:t>
      </w:r>
      <w:r w:rsidR="00B424AB" w:rsidRPr="008537AC">
        <w:rPr>
          <w:rFonts w:ascii="Arial" w:hAnsi="Arial" w:cs="Arial"/>
          <w:sz w:val="24"/>
          <w:szCs w:val="24"/>
        </w:rPr>
        <w:t>província</w:t>
      </w:r>
      <w:r w:rsidRPr="008537AC">
        <w:rPr>
          <w:rFonts w:ascii="Arial" w:hAnsi="Arial" w:cs="Arial"/>
          <w:sz w:val="24"/>
          <w:szCs w:val="24"/>
        </w:rPr>
        <w:t xml:space="preserve"> do Bié. </w:t>
      </w:r>
      <w:r w:rsidR="00673858" w:rsidRPr="008537AC">
        <w:rPr>
          <w:rFonts w:ascii="Arial" w:hAnsi="Arial" w:cs="Arial"/>
          <w:sz w:val="24"/>
          <w:szCs w:val="24"/>
        </w:rPr>
        <w:t xml:space="preserve">Directora geral Argentina Numbo Caiovo directora de enfermagem Adelina Mulati </w:t>
      </w:r>
    </w:p>
    <w:p w14:paraId="78D0D747" w14:textId="1AFF3495" w:rsidR="00E524E8" w:rsidRPr="008537AC" w:rsidRDefault="00B424AB" w:rsidP="008271DE">
      <w:pPr>
        <w:spacing w:after="139" w:line="360" w:lineRule="auto"/>
        <w:ind w:right="-15"/>
        <w:jc w:val="both"/>
        <w:rPr>
          <w:rFonts w:ascii="Arial" w:hAnsi="Arial" w:cs="Arial"/>
          <w:sz w:val="24"/>
          <w:szCs w:val="24"/>
        </w:rPr>
      </w:pPr>
      <w:r>
        <w:rPr>
          <w:rFonts w:ascii="Arial" w:hAnsi="Arial" w:cs="Arial"/>
          <w:sz w:val="24"/>
          <w:szCs w:val="24"/>
        </w:rPr>
        <w:t xml:space="preserve">Este Hospital conta com os seguintes serviços: </w:t>
      </w:r>
      <w:r w:rsidR="00E524E8" w:rsidRPr="008537AC">
        <w:rPr>
          <w:rFonts w:ascii="Arial" w:hAnsi="Arial" w:cs="Arial"/>
          <w:sz w:val="24"/>
          <w:szCs w:val="24"/>
        </w:rPr>
        <w:t xml:space="preserve">Banco de urgências de </w:t>
      </w:r>
      <w:r w:rsidRPr="008537AC">
        <w:rPr>
          <w:rFonts w:ascii="Arial" w:hAnsi="Arial" w:cs="Arial"/>
          <w:sz w:val="24"/>
          <w:szCs w:val="24"/>
        </w:rPr>
        <w:t>maternidade, Sala</w:t>
      </w:r>
      <w:r w:rsidR="00E524E8" w:rsidRPr="008537AC">
        <w:rPr>
          <w:rFonts w:ascii="Arial" w:hAnsi="Arial" w:cs="Arial"/>
          <w:sz w:val="24"/>
          <w:szCs w:val="24"/>
        </w:rPr>
        <w:t xml:space="preserve"> de parto</w:t>
      </w:r>
      <w:r w:rsidR="00673858" w:rsidRPr="008537AC">
        <w:rPr>
          <w:rFonts w:ascii="Arial" w:hAnsi="Arial" w:cs="Arial"/>
          <w:sz w:val="24"/>
          <w:szCs w:val="24"/>
        </w:rPr>
        <w:t>,</w:t>
      </w:r>
      <w:r w:rsidR="00E524E8" w:rsidRPr="008537AC">
        <w:rPr>
          <w:rFonts w:ascii="Arial" w:hAnsi="Arial" w:cs="Arial"/>
          <w:sz w:val="24"/>
          <w:szCs w:val="24"/>
        </w:rPr>
        <w:t xml:space="preserve"> </w:t>
      </w:r>
      <w:r w:rsidRPr="008537AC">
        <w:rPr>
          <w:rFonts w:ascii="Arial" w:hAnsi="Arial" w:cs="Arial"/>
          <w:sz w:val="24"/>
          <w:szCs w:val="24"/>
        </w:rPr>
        <w:t>Neonatologia, Internamento</w:t>
      </w:r>
      <w:r w:rsidR="00E524E8" w:rsidRPr="008537AC">
        <w:rPr>
          <w:rFonts w:ascii="Arial" w:hAnsi="Arial" w:cs="Arial"/>
          <w:sz w:val="24"/>
          <w:szCs w:val="24"/>
        </w:rPr>
        <w:t xml:space="preserve"> de maternidade</w:t>
      </w:r>
      <w:r w:rsidR="00BD6AFF" w:rsidRPr="008537AC">
        <w:rPr>
          <w:rFonts w:ascii="Arial" w:hAnsi="Arial" w:cs="Arial"/>
          <w:sz w:val="24"/>
          <w:szCs w:val="24"/>
        </w:rPr>
        <w:t>,</w:t>
      </w:r>
      <w:r w:rsidR="00E524E8" w:rsidRPr="008537AC">
        <w:rPr>
          <w:rFonts w:ascii="Arial" w:hAnsi="Arial" w:cs="Arial"/>
          <w:sz w:val="24"/>
          <w:szCs w:val="24"/>
        </w:rPr>
        <w:t xml:space="preserve"> Internamento de </w:t>
      </w:r>
      <w:r w:rsidRPr="008537AC">
        <w:rPr>
          <w:rFonts w:ascii="Arial" w:hAnsi="Arial" w:cs="Arial"/>
          <w:sz w:val="24"/>
          <w:szCs w:val="24"/>
        </w:rPr>
        <w:t>pediatria, Consultas</w:t>
      </w:r>
      <w:r w:rsidR="00E524E8" w:rsidRPr="008537AC">
        <w:rPr>
          <w:rFonts w:ascii="Arial" w:hAnsi="Arial" w:cs="Arial"/>
          <w:sz w:val="24"/>
          <w:szCs w:val="24"/>
        </w:rPr>
        <w:t xml:space="preserve"> externas de medicina e </w:t>
      </w:r>
      <w:r w:rsidRPr="008537AC">
        <w:rPr>
          <w:rFonts w:ascii="Arial" w:hAnsi="Arial" w:cs="Arial"/>
          <w:sz w:val="24"/>
          <w:szCs w:val="24"/>
        </w:rPr>
        <w:t>pediatria, AV</w:t>
      </w:r>
      <w:r w:rsidR="00E524E8" w:rsidRPr="008537AC">
        <w:rPr>
          <w:rFonts w:ascii="Arial" w:hAnsi="Arial" w:cs="Arial"/>
          <w:sz w:val="24"/>
          <w:szCs w:val="24"/>
        </w:rPr>
        <w:t xml:space="preserve"> e puericultura</w:t>
      </w:r>
      <w:r w:rsidR="00BD6AFF" w:rsidRPr="008537AC">
        <w:rPr>
          <w:rFonts w:ascii="Arial" w:hAnsi="Arial" w:cs="Arial"/>
          <w:sz w:val="24"/>
          <w:szCs w:val="24"/>
        </w:rPr>
        <w:t>,</w:t>
      </w:r>
      <w:r w:rsidR="00E524E8" w:rsidRPr="008537AC">
        <w:rPr>
          <w:rFonts w:ascii="Arial" w:hAnsi="Arial" w:cs="Arial"/>
          <w:sz w:val="24"/>
          <w:szCs w:val="24"/>
        </w:rPr>
        <w:t xml:space="preserve"> Consultas pré-</w:t>
      </w:r>
      <w:r w:rsidRPr="008537AC">
        <w:rPr>
          <w:rFonts w:ascii="Arial" w:hAnsi="Arial" w:cs="Arial"/>
          <w:sz w:val="24"/>
          <w:szCs w:val="24"/>
        </w:rPr>
        <w:t>natais, Planeamento</w:t>
      </w:r>
      <w:r w:rsidR="00E524E8" w:rsidRPr="008537AC">
        <w:rPr>
          <w:rFonts w:ascii="Arial" w:hAnsi="Arial" w:cs="Arial"/>
          <w:sz w:val="24"/>
          <w:szCs w:val="24"/>
        </w:rPr>
        <w:t xml:space="preserve"> familiar</w:t>
      </w:r>
      <w:r w:rsidR="00BD6AFF" w:rsidRPr="008537AC">
        <w:rPr>
          <w:rFonts w:ascii="Arial" w:hAnsi="Arial" w:cs="Arial"/>
          <w:sz w:val="24"/>
          <w:szCs w:val="24"/>
        </w:rPr>
        <w:t>,</w:t>
      </w:r>
      <w:r>
        <w:rPr>
          <w:rFonts w:ascii="Arial" w:hAnsi="Arial" w:cs="Arial"/>
          <w:sz w:val="24"/>
          <w:szCs w:val="24"/>
        </w:rPr>
        <w:t xml:space="preserve"> </w:t>
      </w:r>
      <w:r w:rsidR="00E524E8" w:rsidRPr="008537AC">
        <w:rPr>
          <w:rFonts w:ascii="Arial" w:hAnsi="Arial" w:cs="Arial"/>
          <w:sz w:val="24"/>
          <w:szCs w:val="24"/>
        </w:rPr>
        <w:t xml:space="preserve">Sala de pré-parto e pós-parto </w:t>
      </w:r>
    </w:p>
    <w:p w14:paraId="7EDFB6F9" w14:textId="77777777" w:rsidR="00E524E8" w:rsidRPr="008271DE" w:rsidRDefault="00E524E8" w:rsidP="008271DE">
      <w:pPr>
        <w:spacing w:after="139" w:line="360" w:lineRule="auto"/>
        <w:ind w:right="-15"/>
        <w:jc w:val="both"/>
        <w:rPr>
          <w:rFonts w:ascii="Arial" w:hAnsi="Arial" w:cs="Arial"/>
          <w:b/>
          <w:sz w:val="24"/>
          <w:szCs w:val="24"/>
        </w:rPr>
      </w:pPr>
      <w:r w:rsidRPr="008271DE">
        <w:rPr>
          <w:rFonts w:ascii="Arial" w:hAnsi="Arial" w:cs="Arial"/>
          <w:b/>
          <w:sz w:val="24"/>
          <w:szCs w:val="24"/>
        </w:rPr>
        <w:t>Centro Materno Infantil do Cuito</w:t>
      </w:r>
    </w:p>
    <w:p w14:paraId="677B7C25" w14:textId="5CF28F7D" w:rsidR="00E524E8" w:rsidRPr="008537AC" w:rsidRDefault="00E524E8" w:rsidP="008271DE">
      <w:pPr>
        <w:spacing w:after="139" w:line="360" w:lineRule="auto"/>
        <w:ind w:right="-15"/>
        <w:jc w:val="both"/>
        <w:rPr>
          <w:rFonts w:ascii="Arial" w:hAnsi="Arial" w:cs="Arial"/>
          <w:sz w:val="24"/>
          <w:szCs w:val="24"/>
        </w:rPr>
      </w:pPr>
      <w:r w:rsidRPr="008537AC">
        <w:rPr>
          <w:rFonts w:ascii="Arial" w:hAnsi="Arial" w:cs="Arial"/>
          <w:sz w:val="24"/>
          <w:szCs w:val="24"/>
        </w:rPr>
        <w:t xml:space="preserve">No mês de fevereiro realizou se o </w:t>
      </w:r>
      <w:r w:rsidR="00B424AB" w:rsidRPr="008537AC">
        <w:rPr>
          <w:rFonts w:ascii="Arial" w:hAnsi="Arial" w:cs="Arial"/>
          <w:sz w:val="24"/>
          <w:szCs w:val="24"/>
        </w:rPr>
        <w:t>estágio</w:t>
      </w:r>
      <w:r w:rsidRPr="008537AC">
        <w:rPr>
          <w:rFonts w:ascii="Arial" w:hAnsi="Arial" w:cs="Arial"/>
          <w:sz w:val="24"/>
          <w:szCs w:val="24"/>
        </w:rPr>
        <w:t xml:space="preserve"> </w:t>
      </w:r>
      <w:r w:rsidR="00B424AB" w:rsidRPr="008537AC">
        <w:rPr>
          <w:rFonts w:ascii="Arial" w:hAnsi="Arial" w:cs="Arial"/>
          <w:sz w:val="24"/>
          <w:szCs w:val="24"/>
        </w:rPr>
        <w:t>no Centro</w:t>
      </w:r>
      <w:r w:rsidRPr="008537AC">
        <w:rPr>
          <w:rFonts w:ascii="Arial" w:hAnsi="Arial" w:cs="Arial"/>
          <w:sz w:val="24"/>
          <w:szCs w:val="24"/>
        </w:rPr>
        <w:t xml:space="preserve"> Materno Infantil do Cuito,</w:t>
      </w:r>
      <w:r w:rsidR="00B424AB">
        <w:rPr>
          <w:rFonts w:ascii="Arial" w:hAnsi="Arial" w:cs="Arial"/>
          <w:sz w:val="24"/>
          <w:szCs w:val="24"/>
        </w:rPr>
        <w:t xml:space="preserve"> </w:t>
      </w:r>
      <w:r w:rsidR="00BD6AFF" w:rsidRPr="008537AC">
        <w:rPr>
          <w:rFonts w:ascii="Arial" w:hAnsi="Arial" w:cs="Arial"/>
          <w:sz w:val="24"/>
          <w:szCs w:val="24"/>
        </w:rPr>
        <w:t>na secção de maternidade internamento e</w:t>
      </w:r>
      <w:r w:rsidRPr="008537AC">
        <w:rPr>
          <w:rFonts w:ascii="Arial" w:hAnsi="Arial" w:cs="Arial"/>
          <w:sz w:val="24"/>
          <w:szCs w:val="24"/>
        </w:rPr>
        <w:t xml:space="preserve"> uma unidade hospitalar do primeiro</w:t>
      </w:r>
      <w:r w:rsidR="00BD6AFF" w:rsidRPr="008537AC">
        <w:rPr>
          <w:rFonts w:ascii="Arial" w:hAnsi="Arial" w:cs="Arial"/>
          <w:sz w:val="24"/>
          <w:szCs w:val="24"/>
        </w:rPr>
        <w:t xml:space="preserve"> </w:t>
      </w:r>
      <w:r w:rsidRPr="008537AC">
        <w:rPr>
          <w:rFonts w:ascii="Arial" w:hAnsi="Arial" w:cs="Arial"/>
          <w:sz w:val="24"/>
          <w:szCs w:val="24"/>
        </w:rPr>
        <w:t>nível</w:t>
      </w:r>
      <w:r w:rsidR="00BD6AFF" w:rsidRPr="008537AC">
        <w:rPr>
          <w:rFonts w:ascii="Arial" w:hAnsi="Arial" w:cs="Arial"/>
          <w:sz w:val="24"/>
          <w:szCs w:val="24"/>
        </w:rPr>
        <w:t xml:space="preserve"> </w:t>
      </w:r>
      <w:r w:rsidRPr="008537AC">
        <w:rPr>
          <w:rFonts w:ascii="Arial" w:hAnsi="Arial" w:cs="Arial"/>
          <w:sz w:val="24"/>
          <w:szCs w:val="24"/>
        </w:rPr>
        <w:t xml:space="preserve">especializado em assistência materna e infantil, localizado na cidade do Cuito na rua Silva Porto, província </w:t>
      </w:r>
      <w:r w:rsidR="00BD6AFF" w:rsidRPr="008537AC">
        <w:rPr>
          <w:rFonts w:ascii="Arial" w:hAnsi="Arial" w:cs="Arial"/>
          <w:sz w:val="24"/>
          <w:szCs w:val="24"/>
        </w:rPr>
        <w:t xml:space="preserve">do Bié. </w:t>
      </w:r>
      <w:r w:rsidRPr="008537AC">
        <w:rPr>
          <w:rFonts w:ascii="Arial" w:hAnsi="Arial" w:cs="Arial"/>
          <w:sz w:val="24"/>
          <w:szCs w:val="24"/>
        </w:rPr>
        <w:t>Foi inaugurado aos 02 de fevereiro de 2014 pelo dou</w:t>
      </w:r>
      <w:r w:rsidR="00BD6AFF" w:rsidRPr="008537AC">
        <w:rPr>
          <w:rFonts w:ascii="Arial" w:hAnsi="Arial" w:cs="Arial"/>
          <w:sz w:val="24"/>
          <w:szCs w:val="24"/>
        </w:rPr>
        <w:t>tor Álvaro Manuel Boavida Neto.</w:t>
      </w:r>
      <w:r w:rsidR="00B424AB">
        <w:rPr>
          <w:rFonts w:ascii="Arial" w:hAnsi="Arial" w:cs="Arial"/>
          <w:sz w:val="24"/>
          <w:szCs w:val="24"/>
        </w:rPr>
        <w:t xml:space="preserve"> </w:t>
      </w:r>
      <w:r w:rsidRPr="008537AC">
        <w:rPr>
          <w:rFonts w:ascii="Arial" w:hAnsi="Arial" w:cs="Arial"/>
          <w:sz w:val="24"/>
          <w:szCs w:val="24"/>
        </w:rPr>
        <w:t>Direçã</w:t>
      </w:r>
      <w:r w:rsidR="00BD6AFF" w:rsidRPr="008537AC">
        <w:rPr>
          <w:rFonts w:ascii="Arial" w:hAnsi="Arial" w:cs="Arial"/>
          <w:sz w:val="24"/>
          <w:szCs w:val="24"/>
        </w:rPr>
        <w:t xml:space="preserve">o do hospital Dr. Sabina Wanga </w:t>
      </w:r>
      <w:r w:rsidRPr="008537AC">
        <w:rPr>
          <w:rFonts w:ascii="Arial" w:hAnsi="Arial" w:cs="Arial"/>
          <w:sz w:val="24"/>
          <w:szCs w:val="24"/>
        </w:rPr>
        <w:t xml:space="preserve">Chefe de </w:t>
      </w:r>
      <w:r w:rsidR="00BD6AFF" w:rsidRPr="008537AC">
        <w:rPr>
          <w:rFonts w:ascii="Arial" w:hAnsi="Arial" w:cs="Arial"/>
          <w:sz w:val="24"/>
          <w:szCs w:val="24"/>
        </w:rPr>
        <w:t xml:space="preserve">enfermagem Raquel A.C.G. Kaleil </w:t>
      </w:r>
      <w:r w:rsidRPr="008537AC">
        <w:rPr>
          <w:rFonts w:ascii="Arial" w:hAnsi="Arial" w:cs="Arial"/>
          <w:sz w:val="24"/>
          <w:szCs w:val="24"/>
        </w:rPr>
        <w:t>Serviços que o hospital oferece</w:t>
      </w:r>
    </w:p>
    <w:p w14:paraId="075683DE"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Banco de Urgências geral;</w:t>
      </w:r>
    </w:p>
    <w:p w14:paraId="1D0D88C2"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Internamento Maternidade;</w:t>
      </w:r>
    </w:p>
    <w:p w14:paraId="2B443B4B"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Sala de Parto;</w:t>
      </w:r>
    </w:p>
    <w:p w14:paraId="73A3644A"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Internamento Pós-Operados;</w:t>
      </w:r>
    </w:p>
    <w:p w14:paraId="5E4B65FD"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Banco de Urgência de Pediatria;</w:t>
      </w:r>
    </w:p>
    <w:p w14:paraId="0D948589"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lastRenderedPageBreak/>
        <w:t>Laboratório;</w:t>
      </w:r>
    </w:p>
    <w:p w14:paraId="15D39E75"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Consultas Externas;</w:t>
      </w:r>
    </w:p>
    <w:p w14:paraId="72729F21"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Farmácia;</w:t>
      </w:r>
    </w:p>
    <w:p w14:paraId="324FB0C5" w14:textId="77777777" w:rsidR="00E524E8" w:rsidRPr="008537AC" w:rsidRDefault="00E524E8" w:rsidP="008271DE">
      <w:pPr>
        <w:numPr>
          <w:ilvl w:val="0"/>
          <w:numId w:val="3"/>
        </w:numPr>
        <w:spacing w:after="0" w:line="360" w:lineRule="auto"/>
        <w:jc w:val="both"/>
        <w:rPr>
          <w:rFonts w:ascii="Arial" w:hAnsi="Arial" w:cs="Arial"/>
          <w:sz w:val="24"/>
          <w:szCs w:val="24"/>
        </w:rPr>
      </w:pPr>
      <w:r w:rsidRPr="008537AC">
        <w:rPr>
          <w:rFonts w:ascii="Arial" w:hAnsi="Arial" w:cs="Arial"/>
          <w:sz w:val="24"/>
          <w:szCs w:val="24"/>
        </w:rPr>
        <w:t>P.A.V. e Puericultura.</w:t>
      </w:r>
    </w:p>
    <w:p w14:paraId="363D521B" w14:textId="77777777" w:rsidR="00E524E8" w:rsidRPr="008537AC" w:rsidRDefault="00E524E8" w:rsidP="008271DE">
      <w:pPr>
        <w:spacing w:after="139" w:line="360" w:lineRule="auto"/>
        <w:ind w:right="-15"/>
        <w:jc w:val="both"/>
        <w:rPr>
          <w:rFonts w:ascii="Arial" w:hAnsi="Arial" w:cs="Arial"/>
          <w:b/>
          <w:sz w:val="28"/>
          <w:szCs w:val="28"/>
        </w:rPr>
      </w:pPr>
      <w:r w:rsidRPr="008537AC">
        <w:rPr>
          <w:rFonts w:ascii="Arial" w:hAnsi="Arial" w:cs="Arial"/>
          <w:b/>
          <w:sz w:val="28"/>
          <w:szCs w:val="28"/>
        </w:rPr>
        <w:t>Hospital Municipal do Cunhinga</w:t>
      </w:r>
    </w:p>
    <w:p w14:paraId="698395CC" w14:textId="690E1EBE" w:rsidR="00E524E8" w:rsidRPr="008271DE" w:rsidRDefault="00E524E8" w:rsidP="008271DE">
      <w:pPr>
        <w:spacing w:after="139" w:line="360" w:lineRule="auto"/>
        <w:ind w:right="-15"/>
        <w:jc w:val="both"/>
        <w:rPr>
          <w:rFonts w:ascii="Arial" w:hAnsi="Arial" w:cs="Arial"/>
          <w:sz w:val="24"/>
          <w:szCs w:val="24"/>
        </w:rPr>
      </w:pPr>
      <w:r w:rsidRPr="008271DE">
        <w:rPr>
          <w:rFonts w:ascii="Arial" w:hAnsi="Arial" w:cs="Arial"/>
          <w:sz w:val="24"/>
          <w:szCs w:val="24"/>
        </w:rPr>
        <w:t xml:space="preserve">No mês de </w:t>
      </w:r>
      <w:r w:rsidR="00BD6AFF" w:rsidRPr="008271DE">
        <w:rPr>
          <w:rFonts w:ascii="Arial" w:hAnsi="Arial" w:cs="Arial"/>
          <w:sz w:val="24"/>
          <w:szCs w:val="24"/>
        </w:rPr>
        <w:t>Março realizou o est</w:t>
      </w:r>
      <w:r w:rsidR="008271DE">
        <w:rPr>
          <w:rFonts w:ascii="Arial" w:hAnsi="Arial" w:cs="Arial"/>
          <w:sz w:val="24"/>
          <w:szCs w:val="24"/>
        </w:rPr>
        <w:t>á</w:t>
      </w:r>
      <w:r w:rsidR="00BD6AFF" w:rsidRPr="008271DE">
        <w:rPr>
          <w:rFonts w:ascii="Arial" w:hAnsi="Arial" w:cs="Arial"/>
          <w:sz w:val="24"/>
          <w:szCs w:val="24"/>
        </w:rPr>
        <w:t xml:space="preserve">gio no </w:t>
      </w:r>
      <w:r w:rsidR="008271DE" w:rsidRPr="008271DE">
        <w:rPr>
          <w:rFonts w:ascii="Arial" w:hAnsi="Arial" w:cs="Arial"/>
          <w:sz w:val="24"/>
          <w:szCs w:val="24"/>
        </w:rPr>
        <w:t xml:space="preserve">Hospital Municipal </w:t>
      </w:r>
      <w:r w:rsidR="00BD6AFF" w:rsidRPr="008271DE">
        <w:rPr>
          <w:rFonts w:ascii="Arial" w:hAnsi="Arial" w:cs="Arial"/>
          <w:sz w:val="24"/>
          <w:szCs w:val="24"/>
        </w:rPr>
        <w:t>do Cunhinga na secção de medicina internamento,</w:t>
      </w:r>
      <w:r w:rsidR="008271DE">
        <w:rPr>
          <w:rFonts w:ascii="Arial" w:hAnsi="Arial" w:cs="Arial"/>
          <w:sz w:val="24"/>
          <w:szCs w:val="24"/>
        </w:rPr>
        <w:t xml:space="preserve"> esta unidade hospitalar é considerada do 2º nível pelo sistema nacional de saúde </w:t>
      </w:r>
      <w:r w:rsidR="00BD6AFF" w:rsidRPr="008271DE">
        <w:rPr>
          <w:rFonts w:ascii="Arial" w:hAnsi="Arial" w:cs="Arial"/>
          <w:sz w:val="24"/>
          <w:szCs w:val="24"/>
        </w:rPr>
        <w:t>a</w:t>
      </w:r>
      <w:r w:rsidRPr="008271DE">
        <w:rPr>
          <w:rFonts w:ascii="Arial" w:hAnsi="Arial" w:cs="Arial"/>
          <w:sz w:val="24"/>
          <w:szCs w:val="24"/>
        </w:rPr>
        <w:t xml:space="preserve"> estrutura</w:t>
      </w:r>
      <w:r w:rsidR="008271DE">
        <w:rPr>
          <w:rFonts w:ascii="Arial" w:hAnsi="Arial" w:cs="Arial"/>
          <w:sz w:val="24"/>
          <w:szCs w:val="24"/>
        </w:rPr>
        <w:t>,</w:t>
      </w:r>
      <w:r w:rsidRPr="008271DE">
        <w:rPr>
          <w:rFonts w:ascii="Arial" w:hAnsi="Arial" w:cs="Arial"/>
          <w:sz w:val="24"/>
          <w:szCs w:val="24"/>
        </w:rPr>
        <w:t xml:space="preserve"> </w:t>
      </w:r>
      <w:r w:rsidR="008271DE" w:rsidRPr="008271DE">
        <w:rPr>
          <w:rFonts w:ascii="Arial" w:hAnsi="Arial" w:cs="Arial"/>
          <w:sz w:val="24"/>
          <w:szCs w:val="24"/>
        </w:rPr>
        <w:t>inaugurado aos 6 de novembro de 2011 por sua excelência senhor governador da província do Bié Álvaro Manuel de Boa Vida Neto</w:t>
      </w:r>
      <w:r w:rsidR="008271DE">
        <w:rPr>
          <w:rFonts w:ascii="Arial" w:hAnsi="Arial" w:cs="Arial"/>
          <w:sz w:val="24"/>
          <w:szCs w:val="24"/>
        </w:rPr>
        <w:t xml:space="preserve">, </w:t>
      </w:r>
      <w:r w:rsidRPr="008271DE">
        <w:rPr>
          <w:rFonts w:ascii="Arial" w:hAnsi="Arial" w:cs="Arial"/>
          <w:sz w:val="24"/>
          <w:szCs w:val="24"/>
        </w:rPr>
        <w:t>é composta por 2 naves e tem uma capacidade de 60 camas, conta com 38 profissionais de saúde, onde 36 são enfermeiros e 2 médicos.</w:t>
      </w:r>
      <w:r w:rsidR="008271DE">
        <w:rPr>
          <w:rFonts w:ascii="Arial" w:hAnsi="Arial" w:cs="Arial"/>
          <w:sz w:val="24"/>
          <w:szCs w:val="24"/>
        </w:rPr>
        <w:t xml:space="preserve"> </w:t>
      </w:r>
      <w:r w:rsidRPr="008271DE">
        <w:rPr>
          <w:rFonts w:ascii="Arial" w:hAnsi="Arial" w:cs="Arial"/>
          <w:sz w:val="24"/>
          <w:szCs w:val="24"/>
        </w:rPr>
        <w:t>hospital está localizado no município do Cunhinga, faz fronteira ao leste com o Franky HS</w:t>
      </w:r>
      <w:r w:rsidR="00BD6AFF" w:rsidRPr="008271DE">
        <w:rPr>
          <w:rFonts w:ascii="Arial" w:hAnsi="Arial" w:cs="Arial"/>
          <w:sz w:val="24"/>
          <w:szCs w:val="24"/>
        </w:rPr>
        <w:t>,</w:t>
      </w:r>
      <w:r w:rsidR="008271DE">
        <w:rPr>
          <w:rFonts w:ascii="Arial" w:hAnsi="Arial" w:cs="Arial"/>
          <w:sz w:val="24"/>
          <w:szCs w:val="24"/>
        </w:rPr>
        <w:t xml:space="preserve"> </w:t>
      </w:r>
      <w:r w:rsidRPr="008271DE">
        <w:rPr>
          <w:rFonts w:ascii="Arial" w:hAnsi="Arial" w:cs="Arial"/>
          <w:sz w:val="24"/>
          <w:szCs w:val="24"/>
        </w:rPr>
        <w:t>comando municipal de polícia, a oeste com o jardim municipal, a sul</w:t>
      </w:r>
      <w:r w:rsidR="00BD6AFF" w:rsidRPr="008271DE">
        <w:rPr>
          <w:rFonts w:ascii="Arial" w:hAnsi="Arial" w:cs="Arial"/>
          <w:sz w:val="24"/>
          <w:szCs w:val="24"/>
        </w:rPr>
        <w:t xml:space="preserve"> com </w:t>
      </w:r>
      <w:r w:rsidRPr="008271DE">
        <w:rPr>
          <w:rFonts w:ascii="Arial" w:hAnsi="Arial" w:cs="Arial"/>
          <w:sz w:val="24"/>
          <w:szCs w:val="24"/>
        </w:rPr>
        <w:t xml:space="preserve">administração e a </w:t>
      </w:r>
      <w:r w:rsidR="00B424AB" w:rsidRPr="008271DE">
        <w:rPr>
          <w:rFonts w:ascii="Arial" w:hAnsi="Arial" w:cs="Arial"/>
          <w:sz w:val="24"/>
          <w:szCs w:val="24"/>
        </w:rPr>
        <w:t>Norte</w:t>
      </w:r>
      <w:r w:rsidRPr="008271DE">
        <w:rPr>
          <w:rFonts w:ascii="Arial" w:hAnsi="Arial" w:cs="Arial"/>
          <w:sz w:val="24"/>
          <w:szCs w:val="24"/>
        </w:rPr>
        <w:t xml:space="preserve"> com a igreja Católica</w:t>
      </w:r>
      <w:r w:rsidR="008271DE">
        <w:rPr>
          <w:rFonts w:ascii="Arial" w:hAnsi="Arial" w:cs="Arial"/>
          <w:sz w:val="24"/>
          <w:szCs w:val="24"/>
        </w:rPr>
        <w:t xml:space="preserve">, </w:t>
      </w:r>
      <w:r w:rsidRPr="008271DE">
        <w:rPr>
          <w:rFonts w:ascii="Arial" w:hAnsi="Arial" w:cs="Arial"/>
          <w:sz w:val="24"/>
          <w:szCs w:val="24"/>
        </w:rPr>
        <w:t xml:space="preserve">O hospital tem como diretor geral: o Dr. Domingos Adriano, </w:t>
      </w:r>
      <w:r w:rsidR="008271DE">
        <w:rPr>
          <w:rFonts w:ascii="Arial" w:hAnsi="Arial" w:cs="Arial"/>
          <w:sz w:val="24"/>
          <w:szCs w:val="24"/>
        </w:rPr>
        <w:t>D</w:t>
      </w:r>
      <w:r w:rsidRPr="008271DE">
        <w:rPr>
          <w:rFonts w:ascii="Arial" w:hAnsi="Arial" w:cs="Arial"/>
          <w:sz w:val="24"/>
          <w:szCs w:val="24"/>
        </w:rPr>
        <w:t>r</w:t>
      </w:r>
      <w:r w:rsidR="008271DE">
        <w:rPr>
          <w:rFonts w:ascii="Arial" w:hAnsi="Arial" w:cs="Arial"/>
          <w:sz w:val="24"/>
          <w:szCs w:val="24"/>
        </w:rPr>
        <w:t>.</w:t>
      </w:r>
      <w:r w:rsidRPr="008271DE">
        <w:rPr>
          <w:rFonts w:ascii="Arial" w:hAnsi="Arial" w:cs="Arial"/>
          <w:sz w:val="24"/>
          <w:szCs w:val="24"/>
        </w:rPr>
        <w:t xml:space="preserve"> administrativo o Dr. Emídio Retrato, </w:t>
      </w:r>
      <w:r w:rsidR="008271DE">
        <w:rPr>
          <w:rFonts w:ascii="Arial" w:hAnsi="Arial" w:cs="Arial"/>
          <w:sz w:val="24"/>
          <w:szCs w:val="24"/>
        </w:rPr>
        <w:t>Drª.</w:t>
      </w:r>
      <w:r w:rsidRPr="008271DE">
        <w:rPr>
          <w:rFonts w:ascii="Arial" w:hAnsi="Arial" w:cs="Arial"/>
          <w:sz w:val="24"/>
          <w:szCs w:val="24"/>
        </w:rPr>
        <w:t xml:space="preserve"> de enfermagem Drª. Engrácia Amaral e chefe do B.U Dr. Orlando Queirós.</w:t>
      </w:r>
      <w:r w:rsidR="008271DE">
        <w:rPr>
          <w:rFonts w:ascii="Arial" w:hAnsi="Arial" w:cs="Arial"/>
          <w:sz w:val="24"/>
          <w:szCs w:val="24"/>
        </w:rPr>
        <w:t xml:space="preserve"> </w:t>
      </w:r>
      <w:r w:rsidRPr="008271DE">
        <w:rPr>
          <w:rFonts w:ascii="Arial" w:hAnsi="Arial" w:cs="Arial"/>
          <w:sz w:val="24"/>
          <w:szCs w:val="24"/>
        </w:rPr>
        <w:t>Estão em funcionamento as seguintes secções:</w:t>
      </w:r>
    </w:p>
    <w:p w14:paraId="78169197"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Consultas externas de medicina e pediatria;</w:t>
      </w:r>
    </w:p>
    <w:p w14:paraId="14DC4FEF"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Internamento de pediatria e medicina;</w:t>
      </w:r>
    </w:p>
    <w:p w14:paraId="62F343E3"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Banco de urgências;</w:t>
      </w:r>
    </w:p>
    <w:p w14:paraId="298040EB"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Farmácia;</w:t>
      </w:r>
    </w:p>
    <w:p w14:paraId="38474EF7"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Laboratório;</w:t>
      </w:r>
    </w:p>
    <w:p w14:paraId="22AD1A2C"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PAV e Puericultura;</w:t>
      </w:r>
    </w:p>
    <w:p w14:paraId="65D1C58D"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Área administrativa,</w:t>
      </w:r>
    </w:p>
    <w:p w14:paraId="3B949B93"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Secretária geral;</w:t>
      </w:r>
    </w:p>
    <w:p w14:paraId="4F2118B7" w14:textId="77777777" w:rsidR="00E524E8" w:rsidRPr="008537AC" w:rsidRDefault="00E524E8" w:rsidP="008271DE">
      <w:pPr>
        <w:pStyle w:val="PargrafodaLista"/>
        <w:numPr>
          <w:ilvl w:val="0"/>
          <w:numId w:val="7"/>
        </w:numPr>
        <w:spacing w:after="139" w:line="360" w:lineRule="auto"/>
        <w:ind w:left="709" w:right="-15" w:firstLine="0"/>
        <w:jc w:val="both"/>
        <w:rPr>
          <w:rFonts w:ascii="Arial" w:hAnsi="Arial" w:cs="Arial"/>
          <w:sz w:val="24"/>
          <w:szCs w:val="24"/>
        </w:rPr>
      </w:pPr>
      <w:r w:rsidRPr="008537AC">
        <w:rPr>
          <w:rFonts w:ascii="Arial" w:hAnsi="Arial" w:cs="Arial"/>
          <w:sz w:val="24"/>
          <w:szCs w:val="24"/>
        </w:rPr>
        <w:t>Lavandaria e serviços gerais.</w:t>
      </w:r>
    </w:p>
    <w:p w14:paraId="0AE6926E" w14:textId="77777777" w:rsidR="00B424AB" w:rsidRDefault="00E524E8" w:rsidP="008271DE">
      <w:pPr>
        <w:spacing w:after="139" w:line="360" w:lineRule="auto"/>
        <w:ind w:right="-15"/>
        <w:jc w:val="both"/>
        <w:rPr>
          <w:rFonts w:ascii="Arial" w:hAnsi="Arial" w:cs="Arial"/>
          <w:b/>
          <w:bCs/>
          <w:sz w:val="28"/>
          <w:szCs w:val="28"/>
        </w:rPr>
      </w:pPr>
      <w:r w:rsidRPr="008271DE">
        <w:rPr>
          <w:rFonts w:ascii="Arial" w:hAnsi="Arial" w:cs="Arial"/>
          <w:b/>
          <w:bCs/>
          <w:sz w:val="28"/>
          <w:szCs w:val="28"/>
        </w:rPr>
        <w:t>1.2.</w:t>
      </w:r>
      <w:r w:rsidRPr="008271DE">
        <w:rPr>
          <w:rFonts w:ascii="Arial" w:hAnsi="Arial" w:cs="Arial"/>
          <w:b/>
          <w:bCs/>
          <w:sz w:val="24"/>
          <w:szCs w:val="24"/>
        </w:rPr>
        <w:t xml:space="preserve"> </w:t>
      </w:r>
      <w:r w:rsidRPr="008271DE">
        <w:rPr>
          <w:rFonts w:ascii="Arial" w:hAnsi="Arial" w:cs="Arial"/>
          <w:b/>
          <w:bCs/>
          <w:sz w:val="28"/>
          <w:szCs w:val="28"/>
        </w:rPr>
        <w:t>MODALIDADE E ORGANIZAÇÃO DO ESTÁGIO</w:t>
      </w:r>
    </w:p>
    <w:p w14:paraId="43BDF4CE" w14:textId="4A8C30D2" w:rsidR="00E524E8" w:rsidRPr="008271DE" w:rsidRDefault="00E524E8" w:rsidP="008271DE">
      <w:pPr>
        <w:spacing w:after="139" w:line="360" w:lineRule="auto"/>
        <w:ind w:right="-15"/>
        <w:jc w:val="both"/>
        <w:rPr>
          <w:rFonts w:ascii="Arial" w:hAnsi="Arial" w:cs="Arial"/>
          <w:sz w:val="24"/>
          <w:szCs w:val="24"/>
        </w:rPr>
      </w:pPr>
      <w:r w:rsidRPr="008271DE">
        <w:rPr>
          <w:rFonts w:ascii="Arial" w:hAnsi="Arial" w:cs="Arial"/>
          <w:sz w:val="24"/>
          <w:szCs w:val="24"/>
        </w:rPr>
        <w:t>O est</w:t>
      </w:r>
      <w:r w:rsidR="008271DE">
        <w:rPr>
          <w:rFonts w:ascii="Arial" w:hAnsi="Arial" w:cs="Arial"/>
          <w:sz w:val="24"/>
          <w:szCs w:val="24"/>
        </w:rPr>
        <w:t>á</w:t>
      </w:r>
      <w:r w:rsidRPr="008271DE">
        <w:rPr>
          <w:rFonts w:ascii="Arial" w:hAnsi="Arial" w:cs="Arial"/>
          <w:sz w:val="24"/>
          <w:szCs w:val="24"/>
        </w:rPr>
        <w:t>gio ocorreu, de forma supervisionada e obrigatória, durante todo o período de 6 meses, de acordo ao calendário estabelecido pela instituição.</w:t>
      </w:r>
      <w:r w:rsidR="00D663F0" w:rsidRPr="008271DE">
        <w:rPr>
          <w:rFonts w:ascii="Arial" w:hAnsi="Arial" w:cs="Arial"/>
          <w:sz w:val="24"/>
          <w:szCs w:val="24"/>
          <w:lang w:val="pt-BR"/>
        </w:rPr>
        <w:t xml:space="preserve"> Com a carga horária dividida da seguinte maneira: </w:t>
      </w:r>
    </w:p>
    <w:p w14:paraId="696551E2" w14:textId="640D1C00" w:rsidR="00E524E8" w:rsidRPr="008537AC" w:rsidRDefault="00E524E8" w:rsidP="008271DE">
      <w:pPr>
        <w:spacing w:line="360" w:lineRule="auto"/>
        <w:contextualSpacing/>
        <w:jc w:val="both"/>
        <w:rPr>
          <w:rFonts w:ascii="Arial" w:hAnsi="Arial" w:cs="Arial"/>
          <w:sz w:val="24"/>
          <w:szCs w:val="24"/>
        </w:rPr>
      </w:pPr>
      <w:r w:rsidRPr="008537AC">
        <w:rPr>
          <w:rFonts w:ascii="Arial" w:hAnsi="Arial" w:cs="Arial"/>
          <w:sz w:val="24"/>
          <w:szCs w:val="24"/>
        </w:rPr>
        <w:t xml:space="preserve">Para o mês de </w:t>
      </w:r>
      <w:r w:rsidR="00B424AB" w:rsidRPr="008537AC">
        <w:rPr>
          <w:rFonts w:ascii="Arial" w:hAnsi="Arial" w:cs="Arial"/>
          <w:sz w:val="24"/>
          <w:szCs w:val="24"/>
        </w:rPr>
        <w:t>outubro no</w:t>
      </w:r>
      <w:r w:rsidRPr="008537AC">
        <w:rPr>
          <w:rFonts w:ascii="Arial" w:hAnsi="Arial" w:cs="Arial"/>
          <w:sz w:val="24"/>
          <w:szCs w:val="24"/>
        </w:rPr>
        <w:t xml:space="preserve"> hospital municipal </w:t>
      </w:r>
      <w:r w:rsidR="00B424AB" w:rsidRPr="008537AC">
        <w:rPr>
          <w:rFonts w:ascii="Arial" w:hAnsi="Arial" w:cs="Arial"/>
          <w:sz w:val="24"/>
          <w:szCs w:val="24"/>
        </w:rPr>
        <w:t>Chinguar</w:t>
      </w:r>
      <w:r w:rsidRPr="008537AC">
        <w:rPr>
          <w:rFonts w:ascii="Arial" w:hAnsi="Arial" w:cs="Arial"/>
          <w:sz w:val="24"/>
          <w:szCs w:val="24"/>
        </w:rPr>
        <w:t xml:space="preserve"> foi organizado da seguinte maneira:</w:t>
      </w:r>
    </w:p>
    <w:p w14:paraId="6F033D24" w14:textId="3D6BBA8C" w:rsidR="008271DE" w:rsidRPr="008537AC" w:rsidRDefault="008271DE" w:rsidP="008271DE">
      <w:pPr>
        <w:spacing w:line="360" w:lineRule="auto"/>
        <w:contextualSpacing/>
        <w:jc w:val="both"/>
        <w:rPr>
          <w:rFonts w:ascii="Arial" w:hAnsi="Arial" w:cs="Arial"/>
          <w:sz w:val="24"/>
          <w:szCs w:val="24"/>
        </w:rPr>
      </w:pPr>
      <w:r w:rsidRPr="00B424AB">
        <w:rPr>
          <w:rFonts w:ascii="Arial" w:hAnsi="Arial" w:cs="Arial"/>
          <w:b/>
          <w:bCs/>
          <w:sz w:val="24"/>
          <w:szCs w:val="24"/>
        </w:rPr>
        <w:lastRenderedPageBreak/>
        <w:t>Manha</w:t>
      </w:r>
      <w:r w:rsidR="00B424AB">
        <w:rPr>
          <w:rFonts w:ascii="Arial" w:hAnsi="Arial" w:cs="Arial"/>
          <w:sz w:val="24"/>
          <w:szCs w:val="24"/>
        </w:rPr>
        <w:t xml:space="preserve"> ---</w:t>
      </w:r>
      <w:r w:rsidRPr="00B424AB">
        <w:rPr>
          <w:rFonts w:ascii="Arial" w:hAnsi="Arial" w:cs="Arial"/>
          <w:sz w:val="24"/>
          <w:szCs w:val="24"/>
        </w:rPr>
        <w:t xml:space="preserve"> </w:t>
      </w:r>
      <w:r w:rsidRPr="008537AC">
        <w:rPr>
          <w:rFonts w:ascii="Arial" w:hAnsi="Arial" w:cs="Arial"/>
          <w:sz w:val="24"/>
          <w:szCs w:val="24"/>
        </w:rPr>
        <w:t>entrada</w:t>
      </w:r>
      <w:r w:rsidR="00B424AB">
        <w:rPr>
          <w:rFonts w:ascii="Arial" w:hAnsi="Arial" w:cs="Arial"/>
          <w:sz w:val="24"/>
          <w:szCs w:val="24"/>
        </w:rPr>
        <w:t xml:space="preserve"> </w:t>
      </w:r>
      <w:r w:rsidRPr="008537AC">
        <w:rPr>
          <w:rFonts w:ascii="Arial" w:hAnsi="Arial" w:cs="Arial"/>
          <w:sz w:val="24"/>
          <w:szCs w:val="24"/>
        </w:rPr>
        <w:t>7:00 e saída 12:00</w:t>
      </w:r>
      <w:r w:rsidR="00290F4D">
        <w:rPr>
          <w:rFonts w:ascii="Arial" w:hAnsi="Arial" w:cs="Arial"/>
          <w:sz w:val="24"/>
          <w:szCs w:val="24"/>
        </w:rPr>
        <w:t xml:space="preserve"> total de horas 20 horas </w:t>
      </w:r>
    </w:p>
    <w:p w14:paraId="6A4D7973" w14:textId="2BDC4C66" w:rsidR="00B36BDB" w:rsidRPr="008537AC" w:rsidRDefault="00B36BDB" w:rsidP="008271DE">
      <w:pPr>
        <w:spacing w:line="360" w:lineRule="auto"/>
        <w:contextualSpacing/>
        <w:jc w:val="both"/>
        <w:rPr>
          <w:rFonts w:ascii="Arial" w:hAnsi="Arial" w:cs="Arial"/>
          <w:sz w:val="24"/>
          <w:szCs w:val="24"/>
        </w:rPr>
      </w:pPr>
      <w:r w:rsidRPr="00B424AB">
        <w:rPr>
          <w:rFonts w:ascii="Arial" w:hAnsi="Arial" w:cs="Arial"/>
          <w:b/>
          <w:bCs/>
          <w:sz w:val="24"/>
          <w:szCs w:val="24"/>
        </w:rPr>
        <w:t>Dia</w:t>
      </w:r>
      <w:r w:rsidRPr="008537AC">
        <w:rPr>
          <w:rFonts w:ascii="Arial" w:hAnsi="Arial" w:cs="Arial"/>
          <w:sz w:val="24"/>
          <w:szCs w:val="24"/>
        </w:rPr>
        <w:t xml:space="preserve"> --- Entrada: 07:00 e saída: 17:00 </w:t>
      </w:r>
      <w:r w:rsidR="00290F4D">
        <w:rPr>
          <w:rFonts w:ascii="Arial" w:hAnsi="Arial" w:cs="Arial"/>
          <w:sz w:val="24"/>
          <w:szCs w:val="24"/>
        </w:rPr>
        <w:t xml:space="preserve">total de horas 30 horas </w:t>
      </w:r>
    </w:p>
    <w:p w14:paraId="393915DB" w14:textId="05438205" w:rsidR="00B36BDB" w:rsidRPr="008537AC" w:rsidRDefault="00B36BDB" w:rsidP="008271DE">
      <w:pPr>
        <w:spacing w:line="360" w:lineRule="auto"/>
        <w:contextualSpacing/>
        <w:jc w:val="both"/>
        <w:rPr>
          <w:rFonts w:ascii="Arial" w:hAnsi="Arial" w:cs="Arial"/>
          <w:sz w:val="24"/>
          <w:szCs w:val="24"/>
        </w:rPr>
      </w:pPr>
      <w:r w:rsidRPr="00B424AB">
        <w:rPr>
          <w:rFonts w:ascii="Arial" w:hAnsi="Arial" w:cs="Arial"/>
          <w:b/>
          <w:bCs/>
          <w:sz w:val="24"/>
          <w:szCs w:val="24"/>
        </w:rPr>
        <w:t>Tarde</w:t>
      </w:r>
      <w:r w:rsidRPr="008537AC">
        <w:rPr>
          <w:rFonts w:ascii="Arial" w:hAnsi="Arial" w:cs="Arial"/>
          <w:sz w:val="24"/>
          <w:szCs w:val="24"/>
        </w:rPr>
        <w:t xml:space="preserve"> --- Entrada: 12:00 e Saída: 17:00 </w:t>
      </w:r>
      <w:r w:rsidR="00290F4D">
        <w:rPr>
          <w:rFonts w:ascii="Arial" w:hAnsi="Arial" w:cs="Arial"/>
          <w:sz w:val="24"/>
          <w:szCs w:val="24"/>
        </w:rPr>
        <w:t xml:space="preserve">total de horas 15 horas </w:t>
      </w:r>
    </w:p>
    <w:p w14:paraId="5E084DAB" w14:textId="65C87F40" w:rsidR="00B36BDB" w:rsidRDefault="00B36BDB" w:rsidP="008271DE">
      <w:pPr>
        <w:spacing w:line="360" w:lineRule="auto"/>
        <w:contextualSpacing/>
        <w:jc w:val="both"/>
        <w:rPr>
          <w:rFonts w:ascii="Arial" w:hAnsi="Arial" w:cs="Arial"/>
          <w:sz w:val="24"/>
          <w:szCs w:val="24"/>
        </w:rPr>
      </w:pPr>
      <w:r w:rsidRPr="00B424AB">
        <w:rPr>
          <w:rFonts w:ascii="Arial" w:hAnsi="Arial" w:cs="Arial"/>
          <w:b/>
          <w:bCs/>
          <w:sz w:val="24"/>
          <w:szCs w:val="24"/>
        </w:rPr>
        <w:t>Noite</w:t>
      </w:r>
      <w:r w:rsidRPr="008537AC">
        <w:rPr>
          <w:rFonts w:ascii="Arial" w:hAnsi="Arial" w:cs="Arial"/>
          <w:sz w:val="24"/>
          <w:szCs w:val="24"/>
        </w:rPr>
        <w:t>---entrada</w:t>
      </w:r>
      <w:r w:rsidR="00B424AB">
        <w:rPr>
          <w:rFonts w:ascii="Arial" w:hAnsi="Arial" w:cs="Arial"/>
          <w:sz w:val="24"/>
          <w:szCs w:val="24"/>
        </w:rPr>
        <w:t xml:space="preserve"> </w:t>
      </w:r>
      <w:r w:rsidRPr="008537AC">
        <w:rPr>
          <w:rFonts w:ascii="Arial" w:hAnsi="Arial" w:cs="Arial"/>
          <w:sz w:val="24"/>
          <w:szCs w:val="24"/>
        </w:rPr>
        <w:t>17:00 e saída 07:00</w:t>
      </w:r>
      <w:r w:rsidR="00290F4D">
        <w:rPr>
          <w:rFonts w:ascii="Arial" w:hAnsi="Arial" w:cs="Arial"/>
          <w:sz w:val="24"/>
          <w:szCs w:val="24"/>
        </w:rPr>
        <w:t xml:space="preserve"> tatal de horas 56 horas </w:t>
      </w:r>
    </w:p>
    <w:p w14:paraId="57C6B26F" w14:textId="54AB069A" w:rsidR="00290F4D" w:rsidRPr="008537AC" w:rsidRDefault="00E259E9" w:rsidP="008271DE">
      <w:pPr>
        <w:spacing w:line="360" w:lineRule="auto"/>
        <w:contextualSpacing/>
        <w:jc w:val="both"/>
        <w:rPr>
          <w:rFonts w:ascii="Arial" w:hAnsi="Arial" w:cs="Arial"/>
          <w:sz w:val="24"/>
          <w:szCs w:val="24"/>
        </w:rPr>
      </w:pPr>
      <w:r>
        <w:rPr>
          <w:rFonts w:ascii="Arial" w:hAnsi="Arial" w:cs="Arial"/>
          <w:sz w:val="24"/>
          <w:szCs w:val="24"/>
        </w:rPr>
        <w:t xml:space="preserve">TOTAL DE TUDO 156 HORAS </w:t>
      </w:r>
    </w:p>
    <w:p w14:paraId="7F989486" w14:textId="5F7AEE7A" w:rsidR="00E524E8" w:rsidRPr="008537AC" w:rsidRDefault="00E524E8" w:rsidP="008271DE">
      <w:pPr>
        <w:spacing w:line="360" w:lineRule="auto"/>
        <w:contextualSpacing/>
        <w:jc w:val="both"/>
        <w:rPr>
          <w:rFonts w:ascii="Arial" w:hAnsi="Arial" w:cs="Arial"/>
          <w:sz w:val="24"/>
          <w:szCs w:val="24"/>
        </w:rPr>
      </w:pPr>
      <w:r w:rsidRPr="008537AC">
        <w:rPr>
          <w:rFonts w:ascii="Arial" w:hAnsi="Arial" w:cs="Arial"/>
          <w:sz w:val="24"/>
          <w:szCs w:val="24"/>
        </w:rPr>
        <w:t xml:space="preserve">Para o mês de </w:t>
      </w:r>
      <w:r w:rsidR="00B424AB" w:rsidRPr="008537AC">
        <w:rPr>
          <w:rFonts w:ascii="Arial" w:hAnsi="Arial" w:cs="Arial"/>
          <w:sz w:val="24"/>
          <w:szCs w:val="24"/>
        </w:rPr>
        <w:t>novembro</w:t>
      </w:r>
      <w:r w:rsidRPr="008537AC">
        <w:rPr>
          <w:rFonts w:ascii="Arial" w:hAnsi="Arial" w:cs="Arial"/>
          <w:sz w:val="24"/>
          <w:szCs w:val="24"/>
        </w:rPr>
        <w:t xml:space="preserve"> no hospital provincial do </w:t>
      </w:r>
      <w:r w:rsidR="00B424AB" w:rsidRPr="008537AC">
        <w:rPr>
          <w:rFonts w:ascii="Arial" w:hAnsi="Arial" w:cs="Arial"/>
          <w:sz w:val="24"/>
          <w:szCs w:val="24"/>
        </w:rPr>
        <w:t>Bié</w:t>
      </w:r>
      <w:r w:rsidRPr="008537AC">
        <w:rPr>
          <w:rFonts w:ascii="Arial" w:hAnsi="Arial" w:cs="Arial"/>
          <w:sz w:val="24"/>
          <w:szCs w:val="24"/>
        </w:rPr>
        <w:t xml:space="preserve"> foi organizado da seguinte maneira:</w:t>
      </w:r>
    </w:p>
    <w:p w14:paraId="1B86DF1B" w14:textId="2D6EAFAE" w:rsidR="00974D31" w:rsidRPr="008537AC" w:rsidRDefault="00974D31" w:rsidP="008271DE">
      <w:pPr>
        <w:spacing w:line="360" w:lineRule="auto"/>
        <w:contextualSpacing/>
        <w:jc w:val="both"/>
        <w:rPr>
          <w:rFonts w:ascii="Arial" w:hAnsi="Arial" w:cs="Arial"/>
          <w:sz w:val="24"/>
          <w:szCs w:val="24"/>
        </w:rPr>
      </w:pPr>
      <w:r w:rsidRPr="00B424AB">
        <w:rPr>
          <w:rFonts w:ascii="Arial" w:hAnsi="Arial" w:cs="Arial"/>
          <w:b/>
          <w:bCs/>
          <w:sz w:val="24"/>
          <w:szCs w:val="24"/>
        </w:rPr>
        <w:t xml:space="preserve">Dia </w:t>
      </w:r>
      <w:r w:rsidRPr="008537AC">
        <w:rPr>
          <w:rFonts w:ascii="Arial" w:hAnsi="Arial" w:cs="Arial"/>
          <w:sz w:val="24"/>
          <w:szCs w:val="24"/>
        </w:rPr>
        <w:t>Entrada 7h 00 e Saída 17h 00.</w:t>
      </w:r>
      <w:r w:rsidR="00CF23A6">
        <w:rPr>
          <w:rFonts w:ascii="Arial" w:hAnsi="Arial" w:cs="Arial"/>
          <w:sz w:val="24"/>
          <w:szCs w:val="24"/>
        </w:rPr>
        <w:t>total de horas 80</w:t>
      </w:r>
    </w:p>
    <w:p w14:paraId="2029BD31" w14:textId="0A566335" w:rsidR="00E524E8" w:rsidRDefault="00974D31" w:rsidP="008271DE">
      <w:pPr>
        <w:spacing w:line="360" w:lineRule="auto"/>
        <w:contextualSpacing/>
        <w:jc w:val="both"/>
        <w:rPr>
          <w:rFonts w:ascii="Arial" w:hAnsi="Arial" w:cs="Arial"/>
          <w:sz w:val="24"/>
          <w:szCs w:val="24"/>
        </w:rPr>
      </w:pPr>
      <w:r w:rsidRPr="00B424AB">
        <w:rPr>
          <w:rFonts w:ascii="Arial" w:hAnsi="Arial" w:cs="Arial"/>
          <w:b/>
          <w:bCs/>
          <w:sz w:val="24"/>
          <w:szCs w:val="24"/>
        </w:rPr>
        <w:t>Noite</w:t>
      </w:r>
      <w:r w:rsidRPr="008537AC">
        <w:rPr>
          <w:rFonts w:ascii="Arial" w:hAnsi="Arial" w:cs="Arial"/>
          <w:sz w:val="24"/>
          <w:szCs w:val="24"/>
        </w:rPr>
        <w:t xml:space="preserve"> Entrada 17h e </w:t>
      </w:r>
      <w:r w:rsidR="00B424AB" w:rsidRPr="008537AC">
        <w:rPr>
          <w:rFonts w:ascii="Arial" w:hAnsi="Arial" w:cs="Arial"/>
          <w:sz w:val="24"/>
          <w:szCs w:val="24"/>
        </w:rPr>
        <w:t>00, Saída</w:t>
      </w:r>
      <w:r w:rsidR="00CF23A6">
        <w:rPr>
          <w:rFonts w:ascii="Arial" w:hAnsi="Arial" w:cs="Arial"/>
          <w:sz w:val="24"/>
          <w:szCs w:val="24"/>
        </w:rPr>
        <w:t xml:space="preserve"> 7h 00 total de horas 112</w:t>
      </w:r>
    </w:p>
    <w:p w14:paraId="0C56DADF" w14:textId="4AFB801D" w:rsidR="00CF23A6" w:rsidRPr="008537AC" w:rsidRDefault="00CF23A6" w:rsidP="008271DE">
      <w:pPr>
        <w:spacing w:line="360" w:lineRule="auto"/>
        <w:contextualSpacing/>
        <w:jc w:val="both"/>
        <w:rPr>
          <w:rFonts w:ascii="Arial" w:hAnsi="Arial" w:cs="Arial"/>
          <w:sz w:val="24"/>
          <w:szCs w:val="24"/>
        </w:rPr>
      </w:pPr>
      <w:r>
        <w:rPr>
          <w:rFonts w:ascii="Arial" w:hAnsi="Arial" w:cs="Arial"/>
          <w:sz w:val="24"/>
          <w:szCs w:val="24"/>
        </w:rPr>
        <w:t>Total de horas 192</w:t>
      </w:r>
    </w:p>
    <w:p w14:paraId="7C4BC4FB" w14:textId="4AF515DE" w:rsidR="00E524E8" w:rsidRPr="008537AC" w:rsidRDefault="00E524E8" w:rsidP="008271DE">
      <w:pPr>
        <w:spacing w:line="360" w:lineRule="auto"/>
        <w:contextualSpacing/>
        <w:jc w:val="both"/>
        <w:rPr>
          <w:rFonts w:ascii="Arial" w:hAnsi="Arial" w:cs="Arial"/>
          <w:sz w:val="24"/>
          <w:szCs w:val="24"/>
        </w:rPr>
      </w:pPr>
      <w:r w:rsidRPr="008537AC">
        <w:rPr>
          <w:rFonts w:ascii="Arial" w:hAnsi="Arial" w:cs="Arial"/>
          <w:sz w:val="24"/>
          <w:szCs w:val="24"/>
        </w:rPr>
        <w:t xml:space="preserve">Para o mês de </w:t>
      </w:r>
      <w:r w:rsidR="00B424AB" w:rsidRPr="008537AC">
        <w:rPr>
          <w:rFonts w:ascii="Arial" w:hAnsi="Arial" w:cs="Arial"/>
          <w:sz w:val="24"/>
          <w:szCs w:val="24"/>
        </w:rPr>
        <w:t>dezembro</w:t>
      </w:r>
      <w:r w:rsidRPr="008537AC">
        <w:rPr>
          <w:rFonts w:ascii="Arial" w:hAnsi="Arial" w:cs="Arial"/>
          <w:sz w:val="24"/>
          <w:szCs w:val="24"/>
        </w:rPr>
        <w:t xml:space="preserve"> no </w:t>
      </w:r>
      <w:r w:rsidR="00B424AB" w:rsidRPr="008537AC">
        <w:rPr>
          <w:rFonts w:ascii="Arial" w:hAnsi="Arial" w:cs="Arial"/>
          <w:sz w:val="24"/>
          <w:szCs w:val="24"/>
        </w:rPr>
        <w:t xml:space="preserve">Hospital Walter Strangway </w:t>
      </w:r>
      <w:r w:rsidRPr="008537AC">
        <w:rPr>
          <w:rFonts w:ascii="Arial" w:hAnsi="Arial" w:cs="Arial"/>
          <w:sz w:val="24"/>
          <w:szCs w:val="24"/>
        </w:rPr>
        <w:t>foi organizado da seguinte maneira:</w:t>
      </w:r>
    </w:p>
    <w:p w14:paraId="01D0DCA1" w14:textId="1D79A214" w:rsidR="00974D31" w:rsidRPr="008537AC" w:rsidRDefault="00974D31" w:rsidP="008271DE">
      <w:pPr>
        <w:spacing w:line="360" w:lineRule="auto"/>
        <w:contextualSpacing/>
        <w:jc w:val="both"/>
        <w:rPr>
          <w:rFonts w:ascii="Arial" w:hAnsi="Arial" w:cs="Arial"/>
          <w:sz w:val="24"/>
          <w:szCs w:val="24"/>
        </w:rPr>
      </w:pPr>
      <w:r w:rsidRPr="00B424AB">
        <w:rPr>
          <w:rFonts w:ascii="Arial" w:hAnsi="Arial" w:cs="Arial"/>
          <w:b/>
          <w:bCs/>
          <w:sz w:val="24"/>
          <w:szCs w:val="24"/>
        </w:rPr>
        <w:t>Dia</w:t>
      </w:r>
      <w:r w:rsidRPr="008537AC">
        <w:rPr>
          <w:rFonts w:ascii="Arial" w:hAnsi="Arial" w:cs="Arial"/>
          <w:sz w:val="24"/>
          <w:szCs w:val="24"/>
        </w:rPr>
        <w:t xml:space="preserve"> Entrada 7h 00 e Saída </w:t>
      </w:r>
      <w:r w:rsidRPr="009252BD">
        <w:rPr>
          <w:rFonts w:ascii="Arial" w:hAnsi="Arial" w:cs="Arial"/>
          <w:color w:val="000000" w:themeColor="text1"/>
          <w:sz w:val="24"/>
          <w:szCs w:val="24"/>
        </w:rPr>
        <w:t>17h 00.</w:t>
      </w:r>
      <w:r w:rsidR="00CF23A6">
        <w:rPr>
          <w:rFonts w:ascii="Arial" w:hAnsi="Arial" w:cs="Arial"/>
          <w:color w:val="000000" w:themeColor="text1"/>
          <w:sz w:val="24"/>
          <w:szCs w:val="24"/>
        </w:rPr>
        <w:t xml:space="preserve"> Total de horas 90</w:t>
      </w:r>
    </w:p>
    <w:p w14:paraId="44ACC150" w14:textId="18230FFE" w:rsidR="00974D31" w:rsidRDefault="00974D31" w:rsidP="008271DE">
      <w:pPr>
        <w:spacing w:line="360" w:lineRule="auto"/>
        <w:contextualSpacing/>
        <w:jc w:val="both"/>
        <w:rPr>
          <w:rFonts w:ascii="Arial" w:hAnsi="Arial" w:cs="Arial"/>
          <w:sz w:val="24"/>
          <w:szCs w:val="24"/>
        </w:rPr>
      </w:pPr>
      <w:r w:rsidRPr="00B424AB">
        <w:rPr>
          <w:rFonts w:ascii="Arial" w:hAnsi="Arial" w:cs="Arial"/>
          <w:b/>
          <w:bCs/>
          <w:sz w:val="24"/>
          <w:szCs w:val="24"/>
        </w:rPr>
        <w:t>Noite</w:t>
      </w:r>
      <w:r w:rsidRPr="008537AC">
        <w:rPr>
          <w:rFonts w:ascii="Arial" w:hAnsi="Arial" w:cs="Arial"/>
          <w:sz w:val="24"/>
          <w:szCs w:val="24"/>
        </w:rPr>
        <w:t xml:space="preserve"> Entrada 17h e </w:t>
      </w:r>
      <w:r w:rsidR="00B424AB" w:rsidRPr="008537AC">
        <w:rPr>
          <w:rFonts w:ascii="Arial" w:hAnsi="Arial" w:cs="Arial"/>
          <w:sz w:val="24"/>
          <w:szCs w:val="24"/>
        </w:rPr>
        <w:t>00, Saída</w:t>
      </w:r>
      <w:r w:rsidRPr="008537AC">
        <w:rPr>
          <w:rFonts w:ascii="Arial" w:hAnsi="Arial" w:cs="Arial"/>
          <w:sz w:val="24"/>
          <w:szCs w:val="24"/>
        </w:rPr>
        <w:t xml:space="preserve"> 7h 00</w:t>
      </w:r>
      <w:r w:rsidR="00CF23A6">
        <w:rPr>
          <w:rFonts w:ascii="Arial" w:hAnsi="Arial" w:cs="Arial"/>
          <w:sz w:val="24"/>
          <w:szCs w:val="24"/>
        </w:rPr>
        <w:t xml:space="preserve"> total de horas 112 </w:t>
      </w:r>
    </w:p>
    <w:p w14:paraId="2F289630" w14:textId="4EDA45CA" w:rsidR="00CF23A6" w:rsidRPr="008537AC" w:rsidRDefault="00CF23A6" w:rsidP="008271DE">
      <w:pPr>
        <w:spacing w:line="360" w:lineRule="auto"/>
        <w:contextualSpacing/>
        <w:jc w:val="both"/>
        <w:rPr>
          <w:rFonts w:ascii="Arial" w:hAnsi="Arial" w:cs="Arial"/>
          <w:sz w:val="24"/>
          <w:szCs w:val="24"/>
        </w:rPr>
      </w:pPr>
      <w:r>
        <w:rPr>
          <w:rFonts w:ascii="Arial" w:hAnsi="Arial" w:cs="Arial"/>
          <w:sz w:val="24"/>
          <w:szCs w:val="24"/>
        </w:rPr>
        <w:t>Total de horas 202</w:t>
      </w:r>
    </w:p>
    <w:p w14:paraId="3280F614" w14:textId="2B84A991" w:rsidR="00E524E8" w:rsidRPr="008537AC" w:rsidRDefault="00E524E8" w:rsidP="008271DE">
      <w:pPr>
        <w:spacing w:line="360" w:lineRule="auto"/>
        <w:contextualSpacing/>
        <w:jc w:val="both"/>
        <w:rPr>
          <w:rFonts w:ascii="Arial" w:hAnsi="Arial" w:cs="Arial"/>
          <w:sz w:val="24"/>
          <w:szCs w:val="24"/>
        </w:rPr>
      </w:pPr>
      <w:r w:rsidRPr="008537AC">
        <w:rPr>
          <w:rFonts w:ascii="Arial" w:hAnsi="Arial" w:cs="Arial"/>
          <w:sz w:val="24"/>
          <w:szCs w:val="24"/>
        </w:rPr>
        <w:t xml:space="preserve">Para o mês de </w:t>
      </w:r>
      <w:r w:rsidR="00B424AB" w:rsidRPr="008537AC">
        <w:rPr>
          <w:rFonts w:ascii="Arial" w:hAnsi="Arial" w:cs="Arial"/>
          <w:sz w:val="24"/>
          <w:szCs w:val="24"/>
        </w:rPr>
        <w:t>janeiro</w:t>
      </w:r>
      <w:r w:rsidRPr="008537AC">
        <w:rPr>
          <w:rFonts w:ascii="Arial" w:hAnsi="Arial" w:cs="Arial"/>
          <w:sz w:val="24"/>
          <w:szCs w:val="24"/>
        </w:rPr>
        <w:t xml:space="preserve"> no centro materno infantil </w:t>
      </w:r>
      <w:r w:rsidR="00B424AB" w:rsidRPr="008537AC">
        <w:rPr>
          <w:rFonts w:ascii="Arial" w:hAnsi="Arial" w:cs="Arial"/>
          <w:sz w:val="24"/>
          <w:szCs w:val="24"/>
        </w:rPr>
        <w:t>Lúcia</w:t>
      </w:r>
      <w:r w:rsidRPr="008537AC">
        <w:rPr>
          <w:rFonts w:ascii="Arial" w:hAnsi="Arial" w:cs="Arial"/>
          <w:sz w:val="24"/>
          <w:szCs w:val="24"/>
        </w:rPr>
        <w:t xml:space="preserve"> </w:t>
      </w:r>
      <w:r w:rsidR="00B424AB" w:rsidRPr="008537AC">
        <w:rPr>
          <w:rFonts w:ascii="Arial" w:hAnsi="Arial" w:cs="Arial"/>
          <w:sz w:val="24"/>
          <w:szCs w:val="24"/>
        </w:rPr>
        <w:t>José</w:t>
      </w:r>
      <w:r w:rsidRPr="008537AC">
        <w:rPr>
          <w:rFonts w:ascii="Arial" w:hAnsi="Arial" w:cs="Arial"/>
          <w:sz w:val="24"/>
          <w:szCs w:val="24"/>
        </w:rPr>
        <w:t xml:space="preserve"> no município de Catabola foi organizado da seguinte maneira:</w:t>
      </w:r>
    </w:p>
    <w:p w14:paraId="0B72A7E1" w14:textId="3D8B145C" w:rsidR="00E259E9" w:rsidRPr="00E259E9" w:rsidRDefault="00E259E9" w:rsidP="00E259E9">
      <w:pPr>
        <w:spacing w:line="360" w:lineRule="auto"/>
        <w:contextualSpacing/>
        <w:jc w:val="both"/>
        <w:rPr>
          <w:rFonts w:ascii="Arial" w:hAnsi="Arial" w:cs="Arial"/>
          <w:sz w:val="24"/>
          <w:szCs w:val="24"/>
        </w:rPr>
      </w:pPr>
      <w:r w:rsidRPr="00E259E9">
        <w:rPr>
          <w:rFonts w:ascii="Arial" w:hAnsi="Arial" w:cs="Arial"/>
          <w:b/>
          <w:bCs/>
          <w:sz w:val="24"/>
          <w:szCs w:val="24"/>
        </w:rPr>
        <w:t>Manha</w:t>
      </w:r>
      <w:r w:rsidRPr="00E259E9">
        <w:rPr>
          <w:rFonts w:ascii="Arial" w:hAnsi="Arial" w:cs="Arial"/>
          <w:sz w:val="24"/>
          <w:szCs w:val="24"/>
        </w:rPr>
        <w:t xml:space="preserve"> --- entrada 7:00 e saída 12:00 total de horas 20 horas </w:t>
      </w:r>
    </w:p>
    <w:p w14:paraId="489F1278" w14:textId="77777777" w:rsidR="00E259E9" w:rsidRPr="00E259E9" w:rsidRDefault="00E259E9" w:rsidP="00E259E9">
      <w:pPr>
        <w:spacing w:line="360" w:lineRule="auto"/>
        <w:contextualSpacing/>
        <w:jc w:val="both"/>
        <w:rPr>
          <w:rFonts w:ascii="Arial" w:hAnsi="Arial" w:cs="Arial"/>
          <w:sz w:val="24"/>
          <w:szCs w:val="24"/>
        </w:rPr>
      </w:pPr>
      <w:r w:rsidRPr="00E259E9">
        <w:rPr>
          <w:rFonts w:ascii="Arial" w:hAnsi="Arial" w:cs="Arial"/>
          <w:b/>
          <w:bCs/>
          <w:sz w:val="24"/>
          <w:szCs w:val="24"/>
        </w:rPr>
        <w:t>Dia</w:t>
      </w:r>
      <w:r w:rsidRPr="00E259E9">
        <w:rPr>
          <w:rFonts w:ascii="Arial" w:hAnsi="Arial" w:cs="Arial"/>
          <w:sz w:val="24"/>
          <w:szCs w:val="24"/>
        </w:rPr>
        <w:t xml:space="preserve"> --- Entrada: 07:00 e saída: 17:00 total de horas 30 horas </w:t>
      </w:r>
    </w:p>
    <w:p w14:paraId="1994541F" w14:textId="2BB27F72" w:rsidR="00E259E9" w:rsidRPr="00E259E9" w:rsidRDefault="00E259E9" w:rsidP="00E259E9">
      <w:pPr>
        <w:spacing w:line="360" w:lineRule="auto"/>
        <w:contextualSpacing/>
        <w:jc w:val="both"/>
        <w:rPr>
          <w:rFonts w:ascii="Arial" w:hAnsi="Arial" w:cs="Arial"/>
          <w:sz w:val="24"/>
          <w:szCs w:val="24"/>
        </w:rPr>
      </w:pPr>
      <w:r w:rsidRPr="00E259E9">
        <w:rPr>
          <w:rFonts w:ascii="Arial" w:hAnsi="Arial" w:cs="Arial"/>
          <w:b/>
          <w:bCs/>
          <w:sz w:val="24"/>
          <w:szCs w:val="24"/>
        </w:rPr>
        <w:t>Tarde</w:t>
      </w:r>
      <w:r w:rsidRPr="00E259E9">
        <w:rPr>
          <w:rFonts w:ascii="Arial" w:hAnsi="Arial" w:cs="Arial"/>
          <w:sz w:val="24"/>
          <w:szCs w:val="24"/>
        </w:rPr>
        <w:t xml:space="preserve"> --- Entrada: 12:00 e Saída: 17:00 </w:t>
      </w:r>
      <w:r>
        <w:rPr>
          <w:rFonts w:ascii="Arial" w:hAnsi="Arial" w:cs="Arial"/>
          <w:sz w:val="24"/>
          <w:szCs w:val="24"/>
        </w:rPr>
        <w:t>total de horas 20</w:t>
      </w:r>
      <w:r w:rsidRPr="00E259E9">
        <w:rPr>
          <w:rFonts w:ascii="Arial" w:hAnsi="Arial" w:cs="Arial"/>
          <w:sz w:val="24"/>
          <w:szCs w:val="24"/>
        </w:rPr>
        <w:t xml:space="preserve"> horas </w:t>
      </w:r>
    </w:p>
    <w:p w14:paraId="3BE6757B" w14:textId="77777777" w:rsidR="00E259E9" w:rsidRDefault="00E259E9" w:rsidP="00E259E9">
      <w:pPr>
        <w:spacing w:line="360" w:lineRule="auto"/>
        <w:contextualSpacing/>
        <w:jc w:val="both"/>
        <w:rPr>
          <w:rFonts w:ascii="Arial" w:hAnsi="Arial" w:cs="Arial"/>
          <w:sz w:val="24"/>
          <w:szCs w:val="24"/>
        </w:rPr>
      </w:pPr>
      <w:r w:rsidRPr="00E259E9">
        <w:rPr>
          <w:rFonts w:ascii="Arial" w:hAnsi="Arial" w:cs="Arial"/>
          <w:b/>
          <w:bCs/>
          <w:sz w:val="24"/>
          <w:szCs w:val="24"/>
        </w:rPr>
        <w:t>Noite</w:t>
      </w:r>
      <w:r w:rsidRPr="00E259E9">
        <w:rPr>
          <w:rFonts w:ascii="Arial" w:hAnsi="Arial" w:cs="Arial"/>
          <w:sz w:val="24"/>
          <w:szCs w:val="24"/>
        </w:rPr>
        <w:t>---entrada 17:00 e saída 07:00 tatal de horas 56 horas</w:t>
      </w:r>
    </w:p>
    <w:p w14:paraId="6A6BEA86" w14:textId="2633F653" w:rsidR="00E259E9" w:rsidRPr="00E259E9" w:rsidRDefault="00E259E9" w:rsidP="00E259E9">
      <w:pPr>
        <w:spacing w:line="360" w:lineRule="auto"/>
        <w:contextualSpacing/>
        <w:jc w:val="both"/>
        <w:rPr>
          <w:rFonts w:ascii="Arial" w:hAnsi="Arial" w:cs="Arial"/>
          <w:sz w:val="24"/>
          <w:szCs w:val="24"/>
        </w:rPr>
      </w:pPr>
      <w:r>
        <w:rPr>
          <w:rFonts w:ascii="Arial" w:hAnsi="Arial" w:cs="Arial"/>
          <w:sz w:val="24"/>
          <w:szCs w:val="24"/>
        </w:rPr>
        <w:t xml:space="preserve">Total de tudo 126 horas  </w:t>
      </w:r>
      <w:r w:rsidRPr="00E259E9">
        <w:rPr>
          <w:rFonts w:ascii="Arial" w:hAnsi="Arial" w:cs="Arial"/>
          <w:sz w:val="24"/>
          <w:szCs w:val="24"/>
        </w:rPr>
        <w:t xml:space="preserve"> </w:t>
      </w:r>
    </w:p>
    <w:p w14:paraId="6655406D" w14:textId="14B34C84" w:rsidR="00E524E8" w:rsidRPr="008537AC" w:rsidRDefault="00E259E9" w:rsidP="008271DE">
      <w:pPr>
        <w:spacing w:line="360" w:lineRule="auto"/>
        <w:contextualSpacing/>
        <w:jc w:val="both"/>
        <w:rPr>
          <w:rFonts w:ascii="Arial" w:hAnsi="Arial" w:cs="Arial"/>
          <w:sz w:val="24"/>
          <w:szCs w:val="24"/>
        </w:rPr>
      </w:pPr>
      <w:r>
        <w:rPr>
          <w:rFonts w:ascii="Arial" w:hAnsi="Arial" w:cs="Arial"/>
          <w:sz w:val="24"/>
          <w:szCs w:val="24"/>
        </w:rPr>
        <w:t>Pa</w:t>
      </w:r>
      <w:r w:rsidR="00E524E8" w:rsidRPr="008537AC">
        <w:rPr>
          <w:rFonts w:ascii="Arial" w:hAnsi="Arial" w:cs="Arial"/>
          <w:sz w:val="24"/>
          <w:szCs w:val="24"/>
        </w:rPr>
        <w:t xml:space="preserve">ra o mês de </w:t>
      </w:r>
      <w:r w:rsidR="00B424AB" w:rsidRPr="008537AC">
        <w:rPr>
          <w:rFonts w:ascii="Arial" w:hAnsi="Arial" w:cs="Arial"/>
          <w:sz w:val="24"/>
          <w:szCs w:val="24"/>
        </w:rPr>
        <w:t>fevereiro no</w:t>
      </w:r>
      <w:r w:rsidR="00E524E8" w:rsidRPr="008537AC">
        <w:rPr>
          <w:rFonts w:ascii="Arial" w:hAnsi="Arial" w:cs="Arial"/>
          <w:sz w:val="24"/>
          <w:szCs w:val="24"/>
        </w:rPr>
        <w:t xml:space="preserve"> centro materno infantil do cuito foi organizado da seguinte maneira:</w:t>
      </w:r>
    </w:p>
    <w:p w14:paraId="6B4B67C7" w14:textId="77777777" w:rsidR="004F11AC" w:rsidRDefault="00E524E8" w:rsidP="008271DE">
      <w:pPr>
        <w:spacing w:line="360" w:lineRule="auto"/>
        <w:contextualSpacing/>
        <w:jc w:val="both"/>
        <w:rPr>
          <w:rFonts w:ascii="Arial" w:hAnsi="Arial" w:cs="Arial"/>
          <w:sz w:val="24"/>
          <w:szCs w:val="24"/>
        </w:rPr>
      </w:pPr>
      <w:r w:rsidRPr="008537AC">
        <w:rPr>
          <w:rFonts w:ascii="Arial" w:hAnsi="Arial" w:cs="Arial"/>
          <w:b/>
          <w:sz w:val="24"/>
          <w:szCs w:val="24"/>
        </w:rPr>
        <w:t>Dia</w:t>
      </w:r>
      <w:r w:rsidR="00974D31" w:rsidRPr="008537AC">
        <w:rPr>
          <w:rFonts w:ascii="Arial" w:hAnsi="Arial" w:cs="Arial"/>
          <w:b/>
          <w:sz w:val="24"/>
          <w:szCs w:val="24"/>
        </w:rPr>
        <w:t xml:space="preserve"> </w:t>
      </w:r>
      <w:r w:rsidRPr="008537AC">
        <w:rPr>
          <w:rFonts w:ascii="Arial" w:hAnsi="Arial" w:cs="Arial"/>
          <w:sz w:val="24"/>
          <w:szCs w:val="24"/>
        </w:rPr>
        <w:t>Entrada 7h 00</w:t>
      </w:r>
      <w:r w:rsidR="00974D31" w:rsidRPr="008537AC">
        <w:rPr>
          <w:rFonts w:ascii="Arial" w:hAnsi="Arial" w:cs="Arial"/>
          <w:sz w:val="24"/>
          <w:szCs w:val="24"/>
        </w:rPr>
        <w:t xml:space="preserve"> e </w:t>
      </w:r>
      <w:r w:rsidRPr="008537AC">
        <w:rPr>
          <w:rFonts w:ascii="Arial" w:hAnsi="Arial" w:cs="Arial"/>
          <w:sz w:val="24"/>
          <w:szCs w:val="24"/>
        </w:rPr>
        <w:t>Saída 17h 00.</w:t>
      </w:r>
      <w:r w:rsidR="00E259E9" w:rsidRPr="00E259E9">
        <w:rPr>
          <w:rFonts w:ascii="Arial" w:hAnsi="Arial" w:cs="Arial"/>
          <w:color w:val="000000" w:themeColor="text1"/>
          <w:sz w:val="24"/>
          <w:szCs w:val="24"/>
        </w:rPr>
        <w:t xml:space="preserve"> </w:t>
      </w:r>
      <w:r w:rsidR="00E259E9">
        <w:rPr>
          <w:rFonts w:ascii="Arial" w:hAnsi="Arial" w:cs="Arial"/>
          <w:color w:val="000000" w:themeColor="text1"/>
          <w:sz w:val="24"/>
          <w:szCs w:val="24"/>
        </w:rPr>
        <w:t>Total de horas 90</w:t>
      </w:r>
    </w:p>
    <w:p w14:paraId="56F17E8B" w14:textId="46D92525" w:rsidR="00E524E8" w:rsidRPr="00E259E9" w:rsidRDefault="00E259E9" w:rsidP="008271DE">
      <w:pPr>
        <w:spacing w:line="360" w:lineRule="auto"/>
        <w:contextualSpacing/>
        <w:jc w:val="both"/>
        <w:rPr>
          <w:rFonts w:ascii="Arial" w:hAnsi="Arial" w:cs="Arial"/>
          <w:sz w:val="24"/>
          <w:szCs w:val="24"/>
        </w:rPr>
      </w:pPr>
      <w:r w:rsidRPr="00E259E9">
        <w:rPr>
          <w:rFonts w:ascii="Arial" w:hAnsi="Arial" w:cs="Arial"/>
          <w:b/>
          <w:bCs/>
          <w:sz w:val="24"/>
          <w:szCs w:val="24"/>
        </w:rPr>
        <w:t xml:space="preserve"> </w:t>
      </w:r>
      <w:r w:rsidRPr="00B424AB">
        <w:rPr>
          <w:rFonts w:ascii="Arial" w:hAnsi="Arial" w:cs="Arial"/>
          <w:b/>
          <w:bCs/>
          <w:sz w:val="24"/>
          <w:szCs w:val="24"/>
        </w:rPr>
        <w:t>Noite</w:t>
      </w:r>
      <w:r w:rsidRPr="008537AC">
        <w:rPr>
          <w:rFonts w:ascii="Arial" w:hAnsi="Arial" w:cs="Arial"/>
          <w:sz w:val="24"/>
          <w:szCs w:val="24"/>
        </w:rPr>
        <w:t xml:space="preserve"> Entrada 17h e 00, Saída 7h 00</w:t>
      </w:r>
      <w:r>
        <w:rPr>
          <w:rFonts w:ascii="Arial" w:hAnsi="Arial" w:cs="Arial"/>
          <w:sz w:val="24"/>
          <w:szCs w:val="24"/>
        </w:rPr>
        <w:t xml:space="preserve"> total de horas 112 </w:t>
      </w:r>
    </w:p>
    <w:p w14:paraId="06615231" w14:textId="0F074C6D" w:rsidR="00E524E8" w:rsidRPr="008537AC" w:rsidRDefault="00E524E8" w:rsidP="008271DE">
      <w:pPr>
        <w:spacing w:line="360" w:lineRule="auto"/>
        <w:contextualSpacing/>
        <w:jc w:val="both"/>
        <w:rPr>
          <w:rFonts w:ascii="Arial" w:hAnsi="Arial" w:cs="Arial"/>
          <w:sz w:val="24"/>
          <w:szCs w:val="24"/>
        </w:rPr>
      </w:pPr>
      <w:r w:rsidRPr="008537AC">
        <w:rPr>
          <w:rFonts w:ascii="Arial" w:hAnsi="Arial" w:cs="Arial"/>
          <w:sz w:val="24"/>
          <w:szCs w:val="24"/>
        </w:rPr>
        <w:t xml:space="preserve">Para o mês de </w:t>
      </w:r>
      <w:r w:rsidR="00B424AB" w:rsidRPr="008537AC">
        <w:rPr>
          <w:rFonts w:ascii="Arial" w:hAnsi="Arial" w:cs="Arial"/>
          <w:sz w:val="24"/>
          <w:szCs w:val="24"/>
        </w:rPr>
        <w:t>março</w:t>
      </w:r>
      <w:r w:rsidRPr="008537AC">
        <w:rPr>
          <w:rFonts w:ascii="Arial" w:hAnsi="Arial" w:cs="Arial"/>
          <w:sz w:val="24"/>
          <w:szCs w:val="24"/>
        </w:rPr>
        <w:t xml:space="preserve"> no hospital municipal do Cunhinga cuito foi organizado da seguinte maneira: </w:t>
      </w:r>
    </w:p>
    <w:p w14:paraId="5E9AE4B6" w14:textId="1D1422D6" w:rsidR="0055038E" w:rsidRPr="00B424AB" w:rsidRDefault="0055038E" w:rsidP="0055038E">
      <w:pPr>
        <w:spacing w:line="360" w:lineRule="auto"/>
        <w:contextualSpacing/>
        <w:jc w:val="both"/>
        <w:rPr>
          <w:rFonts w:ascii="Arial" w:hAnsi="Arial" w:cs="Arial"/>
          <w:bCs/>
          <w:sz w:val="24"/>
          <w:szCs w:val="24"/>
        </w:rPr>
      </w:pPr>
      <w:r w:rsidRPr="00B424AB">
        <w:rPr>
          <w:rFonts w:ascii="Arial" w:hAnsi="Arial" w:cs="Arial"/>
          <w:b/>
          <w:sz w:val="24"/>
          <w:szCs w:val="24"/>
        </w:rPr>
        <w:t>Manha</w:t>
      </w:r>
      <w:r w:rsidRPr="00B424AB">
        <w:rPr>
          <w:rFonts w:ascii="Arial" w:hAnsi="Arial" w:cs="Arial"/>
          <w:bCs/>
          <w:sz w:val="24"/>
          <w:szCs w:val="24"/>
        </w:rPr>
        <w:t xml:space="preserve"> - entrada: 7:00 e saída 12:00</w:t>
      </w:r>
      <w:r w:rsidR="004F11AC">
        <w:rPr>
          <w:rFonts w:ascii="Arial" w:hAnsi="Arial" w:cs="Arial"/>
          <w:bCs/>
          <w:sz w:val="24"/>
          <w:szCs w:val="24"/>
        </w:rPr>
        <w:t xml:space="preserve"> total de horas 20</w:t>
      </w:r>
    </w:p>
    <w:p w14:paraId="7744FBD2" w14:textId="3CE8F463" w:rsidR="00974D31" w:rsidRPr="00B424AB" w:rsidRDefault="00974D31" w:rsidP="008271DE">
      <w:pPr>
        <w:spacing w:line="360" w:lineRule="auto"/>
        <w:contextualSpacing/>
        <w:jc w:val="both"/>
        <w:rPr>
          <w:rFonts w:ascii="Arial" w:hAnsi="Arial" w:cs="Arial"/>
          <w:bCs/>
          <w:sz w:val="24"/>
          <w:szCs w:val="24"/>
        </w:rPr>
      </w:pPr>
      <w:r w:rsidRPr="00B424AB">
        <w:rPr>
          <w:rFonts w:ascii="Arial" w:hAnsi="Arial" w:cs="Arial"/>
          <w:b/>
          <w:sz w:val="24"/>
          <w:szCs w:val="24"/>
        </w:rPr>
        <w:t>Dia</w:t>
      </w:r>
      <w:r w:rsidRPr="00B424AB">
        <w:rPr>
          <w:rFonts w:ascii="Arial" w:hAnsi="Arial" w:cs="Arial"/>
          <w:bCs/>
          <w:sz w:val="24"/>
          <w:szCs w:val="24"/>
        </w:rPr>
        <w:t xml:space="preserve"> --- Entrada: 07:00 e saída: 17:00 </w:t>
      </w:r>
      <w:r w:rsidR="004F11AC">
        <w:rPr>
          <w:rFonts w:ascii="Arial" w:hAnsi="Arial" w:cs="Arial"/>
          <w:bCs/>
          <w:sz w:val="24"/>
          <w:szCs w:val="24"/>
        </w:rPr>
        <w:t>total de horas 20</w:t>
      </w:r>
    </w:p>
    <w:p w14:paraId="2C7DA219" w14:textId="285188DA" w:rsidR="00974D31" w:rsidRPr="00B424AB" w:rsidRDefault="00974D31" w:rsidP="008271DE">
      <w:pPr>
        <w:spacing w:line="360" w:lineRule="auto"/>
        <w:contextualSpacing/>
        <w:jc w:val="both"/>
        <w:rPr>
          <w:rFonts w:ascii="Arial" w:hAnsi="Arial" w:cs="Arial"/>
          <w:bCs/>
          <w:sz w:val="24"/>
          <w:szCs w:val="24"/>
        </w:rPr>
      </w:pPr>
      <w:r w:rsidRPr="00B424AB">
        <w:rPr>
          <w:rFonts w:ascii="Arial" w:hAnsi="Arial" w:cs="Arial"/>
          <w:b/>
          <w:sz w:val="24"/>
          <w:szCs w:val="24"/>
        </w:rPr>
        <w:t>Tarde</w:t>
      </w:r>
      <w:r w:rsidRPr="00B424AB">
        <w:rPr>
          <w:rFonts w:ascii="Arial" w:hAnsi="Arial" w:cs="Arial"/>
          <w:bCs/>
          <w:sz w:val="24"/>
          <w:szCs w:val="24"/>
        </w:rPr>
        <w:t xml:space="preserve"> --- Entrada: 12:00 e Saída: 17:00 </w:t>
      </w:r>
      <w:r w:rsidR="00E259E9">
        <w:rPr>
          <w:rFonts w:ascii="Arial" w:hAnsi="Arial" w:cs="Arial"/>
          <w:bCs/>
          <w:sz w:val="24"/>
          <w:szCs w:val="24"/>
        </w:rPr>
        <w:t xml:space="preserve">total de horas </w:t>
      </w:r>
      <w:r w:rsidR="004F11AC">
        <w:rPr>
          <w:rFonts w:ascii="Arial" w:hAnsi="Arial" w:cs="Arial"/>
          <w:bCs/>
          <w:sz w:val="24"/>
          <w:szCs w:val="24"/>
        </w:rPr>
        <w:t>20</w:t>
      </w:r>
    </w:p>
    <w:p w14:paraId="69BF92E3" w14:textId="2A140A79" w:rsidR="004F11AC" w:rsidRPr="00B424AB" w:rsidRDefault="00974D31" w:rsidP="00201028">
      <w:pPr>
        <w:spacing w:line="360" w:lineRule="auto"/>
        <w:contextualSpacing/>
        <w:jc w:val="both"/>
        <w:rPr>
          <w:rFonts w:ascii="Arial" w:hAnsi="Arial" w:cs="Arial"/>
          <w:bCs/>
          <w:sz w:val="24"/>
          <w:szCs w:val="24"/>
        </w:rPr>
      </w:pPr>
      <w:r w:rsidRPr="00B424AB">
        <w:rPr>
          <w:rFonts w:ascii="Arial" w:hAnsi="Arial" w:cs="Arial"/>
          <w:b/>
          <w:sz w:val="24"/>
          <w:szCs w:val="24"/>
        </w:rPr>
        <w:t>No</w:t>
      </w:r>
      <w:r w:rsidR="00201028" w:rsidRPr="00B424AB">
        <w:rPr>
          <w:rFonts w:ascii="Arial" w:hAnsi="Arial" w:cs="Arial"/>
          <w:b/>
          <w:sz w:val="24"/>
          <w:szCs w:val="24"/>
        </w:rPr>
        <w:t>ite</w:t>
      </w:r>
      <w:r w:rsidR="00201028" w:rsidRPr="00B424AB">
        <w:rPr>
          <w:rFonts w:ascii="Arial" w:hAnsi="Arial" w:cs="Arial"/>
          <w:bCs/>
          <w:sz w:val="24"/>
          <w:szCs w:val="24"/>
        </w:rPr>
        <w:t>---entrada</w:t>
      </w:r>
      <w:r w:rsidR="00B424AB">
        <w:rPr>
          <w:rFonts w:ascii="Arial" w:hAnsi="Arial" w:cs="Arial"/>
          <w:bCs/>
          <w:sz w:val="24"/>
          <w:szCs w:val="24"/>
        </w:rPr>
        <w:t xml:space="preserve"> </w:t>
      </w:r>
      <w:r w:rsidR="00201028" w:rsidRPr="00B424AB">
        <w:rPr>
          <w:rFonts w:ascii="Arial" w:hAnsi="Arial" w:cs="Arial"/>
          <w:bCs/>
          <w:sz w:val="24"/>
          <w:szCs w:val="24"/>
        </w:rPr>
        <w:t>17:00 e saída 07</w:t>
      </w:r>
      <w:r w:rsidR="00F52E4D">
        <w:rPr>
          <w:rFonts w:ascii="Arial" w:hAnsi="Arial" w:cs="Arial"/>
          <w:bCs/>
          <w:sz w:val="24"/>
          <w:szCs w:val="24"/>
        </w:rPr>
        <w:t>:00</w:t>
      </w:r>
      <w:r w:rsidR="004F11AC">
        <w:rPr>
          <w:rFonts w:ascii="Arial" w:hAnsi="Arial" w:cs="Arial"/>
          <w:bCs/>
          <w:sz w:val="24"/>
          <w:szCs w:val="24"/>
        </w:rPr>
        <w:t xml:space="preserve"> total de horas 56 </w:t>
      </w:r>
    </w:p>
    <w:p w14:paraId="725C2C8B" w14:textId="243438B3" w:rsidR="00201028" w:rsidRPr="00B424AB" w:rsidRDefault="00B424AB" w:rsidP="00201028">
      <w:pPr>
        <w:spacing w:line="360" w:lineRule="auto"/>
        <w:contextualSpacing/>
        <w:jc w:val="both"/>
        <w:rPr>
          <w:rFonts w:ascii="Arial" w:hAnsi="Arial" w:cs="Arial"/>
          <w:bCs/>
          <w:sz w:val="24"/>
          <w:szCs w:val="24"/>
        </w:rPr>
      </w:pPr>
      <w:r w:rsidRPr="00B424AB">
        <w:rPr>
          <w:rFonts w:ascii="Arial" w:hAnsi="Arial" w:cs="Arial"/>
          <w:bCs/>
          <w:sz w:val="24"/>
          <w:szCs w:val="24"/>
        </w:rPr>
        <w:t>O estágio</w:t>
      </w:r>
      <w:r w:rsidR="00AF1951" w:rsidRPr="00B424AB">
        <w:rPr>
          <w:rFonts w:ascii="Arial" w:hAnsi="Arial" w:cs="Arial"/>
          <w:bCs/>
          <w:sz w:val="24"/>
          <w:szCs w:val="24"/>
        </w:rPr>
        <w:t xml:space="preserve"> curricular </w:t>
      </w:r>
      <w:r w:rsidR="004F11AC">
        <w:rPr>
          <w:rFonts w:ascii="Arial" w:hAnsi="Arial" w:cs="Arial"/>
          <w:bCs/>
          <w:sz w:val="24"/>
          <w:szCs w:val="24"/>
        </w:rPr>
        <w:t>teve</w:t>
      </w:r>
      <w:r w:rsidRPr="00B424AB">
        <w:rPr>
          <w:rFonts w:ascii="Arial" w:hAnsi="Arial" w:cs="Arial"/>
          <w:bCs/>
          <w:sz w:val="24"/>
          <w:szCs w:val="24"/>
        </w:rPr>
        <w:t xml:space="preserve"> uma</w:t>
      </w:r>
      <w:r w:rsidR="004F11AC">
        <w:rPr>
          <w:rFonts w:ascii="Arial" w:hAnsi="Arial" w:cs="Arial"/>
          <w:bCs/>
          <w:sz w:val="24"/>
          <w:szCs w:val="24"/>
        </w:rPr>
        <w:t xml:space="preserve"> duração  de 6 meses com total de horas </w:t>
      </w:r>
      <w:r w:rsidRPr="00B424AB">
        <w:rPr>
          <w:rFonts w:ascii="Arial" w:hAnsi="Arial" w:cs="Arial"/>
          <w:bCs/>
          <w:sz w:val="24"/>
          <w:szCs w:val="24"/>
        </w:rPr>
        <w:t xml:space="preserve"> de </w:t>
      </w:r>
      <w:r w:rsidR="004F11AC">
        <w:rPr>
          <w:rFonts w:ascii="Arial" w:hAnsi="Arial" w:cs="Arial"/>
          <w:bCs/>
          <w:sz w:val="24"/>
          <w:szCs w:val="24"/>
        </w:rPr>
        <w:t>99</w:t>
      </w:r>
      <w:r w:rsidR="00AF1951" w:rsidRPr="00B424AB">
        <w:rPr>
          <w:rFonts w:ascii="Arial" w:hAnsi="Arial" w:cs="Arial"/>
          <w:bCs/>
          <w:sz w:val="24"/>
          <w:szCs w:val="24"/>
        </w:rPr>
        <w:t xml:space="preserve">4 horas </w:t>
      </w:r>
    </w:p>
    <w:p w14:paraId="5525CC5A" w14:textId="4D6C76E6" w:rsidR="00D663F0" w:rsidRPr="00201028" w:rsidRDefault="00E524E8" w:rsidP="00201028">
      <w:pPr>
        <w:spacing w:line="360" w:lineRule="auto"/>
        <w:contextualSpacing/>
        <w:jc w:val="both"/>
        <w:rPr>
          <w:rFonts w:ascii="Arial" w:hAnsi="Arial" w:cs="Arial"/>
          <w:b/>
          <w:sz w:val="24"/>
          <w:szCs w:val="24"/>
        </w:rPr>
      </w:pPr>
      <w:r w:rsidRPr="00C142AD">
        <w:rPr>
          <w:rFonts w:ascii="Arial" w:eastAsia="Times New Roman" w:hAnsi="Arial" w:cs="Arial"/>
          <w:b/>
          <w:sz w:val="24"/>
        </w:rPr>
        <w:lastRenderedPageBreak/>
        <w:t>1.3</w:t>
      </w:r>
      <w:r w:rsidR="00B424AB">
        <w:rPr>
          <w:rFonts w:ascii="Arial" w:eastAsia="Times New Roman" w:hAnsi="Arial" w:cs="Arial"/>
          <w:b/>
          <w:sz w:val="24"/>
        </w:rPr>
        <w:t xml:space="preserve"> </w:t>
      </w:r>
      <w:r w:rsidRPr="00C142AD">
        <w:rPr>
          <w:rFonts w:ascii="Arial" w:eastAsia="Times New Roman" w:hAnsi="Arial" w:cs="Arial"/>
          <w:b/>
          <w:sz w:val="24"/>
        </w:rPr>
        <w:t>PRINCI</w:t>
      </w:r>
      <w:r w:rsidR="003F0E94">
        <w:rPr>
          <w:rFonts w:ascii="Arial" w:eastAsia="Times New Roman" w:hAnsi="Arial" w:cs="Arial"/>
          <w:b/>
          <w:sz w:val="24"/>
        </w:rPr>
        <w:t xml:space="preserve">PAIS ACTIVIDADES DESENVOLVIDAS </w:t>
      </w:r>
    </w:p>
    <w:p w14:paraId="261D7C47" w14:textId="77777777" w:rsidR="00E524E8" w:rsidRPr="00C142AD" w:rsidRDefault="00E6732A" w:rsidP="0055038E">
      <w:pPr>
        <w:spacing w:after="120" w:line="360" w:lineRule="auto"/>
        <w:jc w:val="both"/>
        <w:rPr>
          <w:rFonts w:ascii="Arial" w:hAnsi="Arial" w:cs="Arial"/>
          <w:sz w:val="24"/>
          <w:szCs w:val="24"/>
        </w:rPr>
      </w:pPr>
      <w:r w:rsidRPr="00C142AD">
        <w:rPr>
          <w:rFonts w:ascii="Arial" w:hAnsi="Arial" w:cs="Arial"/>
          <w:sz w:val="24"/>
          <w:szCs w:val="24"/>
        </w:rPr>
        <w:t>No mês de outubro na secção de medicina internamento d</w:t>
      </w:r>
      <w:r w:rsidR="00821B97" w:rsidRPr="00C142AD">
        <w:rPr>
          <w:rFonts w:ascii="Arial" w:hAnsi="Arial" w:cs="Arial"/>
          <w:sz w:val="24"/>
          <w:szCs w:val="24"/>
        </w:rPr>
        <w:t>o Hospital Municipal de Chinguar</w:t>
      </w:r>
      <w:r w:rsidRPr="00C142AD">
        <w:rPr>
          <w:rFonts w:ascii="Arial" w:hAnsi="Arial" w:cs="Arial"/>
          <w:sz w:val="24"/>
          <w:szCs w:val="24"/>
        </w:rPr>
        <w:t>, desempenhou o papel de técnico de saúde sob orientação do tutor Francisco Epalanga</w:t>
      </w:r>
      <w:r w:rsidR="0055038E">
        <w:rPr>
          <w:rFonts w:ascii="Arial" w:hAnsi="Arial" w:cs="Arial"/>
          <w:sz w:val="24"/>
          <w:szCs w:val="24"/>
        </w:rPr>
        <w:t xml:space="preserve"> e </w:t>
      </w:r>
      <w:r w:rsidR="00E01DB1">
        <w:rPr>
          <w:rFonts w:ascii="Arial" w:hAnsi="Arial" w:cs="Arial"/>
          <w:sz w:val="24"/>
          <w:szCs w:val="24"/>
        </w:rPr>
        <w:t>supervisionado</w:t>
      </w:r>
      <w:r w:rsidR="0055038E">
        <w:rPr>
          <w:rFonts w:ascii="Arial" w:hAnsi="Arial" w:cs="Arial"/>
          <w:sz w:val="24"/>
          <w:szCs w:val="24"/>
        </w:rPr>
        <w:t xml:space="preserve"> </w:t>
      </w:r>
      <w:r w:rsidR="00E01DB1">
        <w:rPr>
          <w:rFonts w:ascii="Arial" w:hAnsi="Arial" w:cs="Arial"/>
          <w:sz w:val="24"/>
          <w:szCs w:val="24"/>
        </w:rPr>
        <w:t xml:space="preserve">por </w:t>
      </w:r>
      <w:r w:rsidR="00E01DB1" w:rsidRPr="00E01DB1">
        <w:rPr>
          <w:rFonts w:ascii="Arial" w:hAnsi="Arial" w:cs="Arial"/>
          <w:sz w:val="24"/>
          <w:szCs w:val="24"/>
        </w:rPr>
        <w:t>Abel Miguel e Lucas Chinhima Latino,</w:t>
      </w:r>
      <w:r w:rsidR="00E01DB1">
        <w:rPr>
          <w:rFonts w:ascii="Arial" w:hAnsi="Arial" w:cs="Arial"/>
          <w:sz w:val="24"/>
          <w:szCs w:val="24"/>
        </w:rPr>
        <w:t xml:space="preserve"> </w:t>
      </w:r>
      <w:r w:rsidR="00E01DB1" w:rsidRPr="00C142AD">
        <w:rPr>
          <w:rFonts w:ascii="Arial" w:hAnsi="Arial" w:cs="Arial"/>
          <w:sz w:val="24"/>
          <w:szCs w:val="24"/>
        </w:rPr>
        <w:t>ajudando-o</w:t>
      </w:r>
      <w:r w:rsidRPr="00C142AD">
        <w:rPr>
          <w:rFonts w:ascii="Arial" w:hAnsi="Arial" w:cs="Arial"/>
          <w:sz w:val="24"/>
          <w:szCs w:val="24"/>
        </w:rPr>
        <w:t xml:space="preserve"> nas seguintes situações:</w:t>
      </w:r>
    </w:p>
    <w:p w14:paraId="543572A1" w14:textId="77777777" w:rsidR="0055038E" w:rsidRDefault="00E524E8" w:rsidP="0055038E">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 xml:space="preserve">Monitorização dos sinais vitais; </w:t>
      </w:r>
    </w:p>
    <w:p w14:paraId="217B653B" w14:textId="7AE80BBD" w:rsidR="0055038E" w:rsidRDefault="00E524E8" w:rsidP="0055038E">
      <w:pPr>
        <w:numPr>
          <w:ilvl w:val="0"/>
          <w:numId w:val="13"/>
        </w:numPr>
        <w:spacing w:before="240" w:after="240" w:line="360" w:lineRule="auto"/>
        <w:contextualSpacing/>
        <w:jc w:val="both"/>
        <w:rPr>
          <w:rFonts w:ascii="Arial" w:hAnsi="Arial" w:cs="Arial"/>
          <w:sz w:val="24"/>
          <w:szCs w:val="24"/>
        </w:rPr>
      </w:pPr>
      <w:r w:rsidRPr="0055038E">
        <w:rPr>
          <w:rFonts w:ascii="Arial" w:hAnsi="Arial" w:cs="Arial"/>
          <w:sz w:val="24"/>
          <w:szCs w:val="24"/>
        </w:rPr>
        <w:t xml:space="preserve">Administração de medicamentos por via </w:t>
      </w:r>
      <w:r w:rsidR="00B424AB" w:rsidRPr="0055038E">
        <w:rPr>
          <w:rFonts w:ascii="Arial" w:hAnsi="Arial" w:cs="Arial"/>
          <w:sz w:val="24"/>
          <w:szCs w:val="24"/>
        </w:rPr>
        <w:t>IV</w:t>
      </w:r>
      <w:r w:rsidRPr="0055038E">
        <w:rPr>
          <w:rFonts w:ascii="Arial" w:hAnsi="Arial" w:cs="Arial"/>
          <w:sz w:val="24"/>
          <w:szCs w:val="24"/>
        </w:rPr>
        <w:t>,</w:t>
      </w:r>
      <w:r w:rsidR="00B424AB">
        <w:rPr>
          <w:rFonts w:ascii="Arial" w:hAnsi="Arial" w:cs="Arial"/>
          <w:sz w:val="24"/>
          <w:szCs w:val="24"/>
        </w:rPr>
        <w:t xml:space="preserve"> </w:t>
      </w:r>
      <w:r w:rsidRPr="0055038E">
        <w:rPr>
          <w:rFonts w:ascii="Arial" w:hAnsi="Arial" w:cs="Arial"/>
          <w:sz w:val="24"/>
          <w:szCs w:val="24"/>
        </w:rPr>
        <w:t>ora</w:t>
      </w:r>
      <w:r w:rsidR="00B424AB">
        <w:rPr>
          <w:rFonts w:ascii="Arial" w:hAnsi="Arial" w:cs="Arial"/>
          <w:sz w:val="24"/>
          <w:szCs w:val="24"/>
        </w:rPr>
        <w:t>l</w:t>
      </w:r>
      <w:r w:rsidRPr="0055038E">
        <w:rPr>
          <w:rFonts w:ascii="Arial" w:hAnsi="Arial" w:cs="Arial"/>
          <w:sz w:val="24"/>
          <w:szCs w:val="24"/>
        </w:rPr>
        <w:t xml:space="preserve"> IM</w:t>
      </w:r>
    </w:p>
    <w:p w14:paraId="15E73AA3" w14:textId="2295070C" w:rsidR="0055038E" w:rsidRDefault="00E524E8" w:rsidP="0055038E">
      <w:pPr>
        <w:numPr>
          <w:ilvl w:val="0"/>
          <w:numId w:val="13"/>
        </w:numPr>
        <w:spacing w:before="240" w:after="240" w:line="360" w:lineRule="auto"/>
        <w:contextualSpacing/>
        <w:jc w:val="both"/>
        <w:rPr>
          <w:rFonts w:ascii="Arial" w:hAnsi="Arial" w:cs="Arial"/>
          <w:sz w:val="24"/>
          <w:szCs w:val="24"/>
        </w:rPr>
      </w:pPr>
      <w:r w:rsidRPr="0055038E">
        <w:rPr>
          <w:rFonts w:ascii="Arial" w:hAnsi="Arial" w:cs="Arial"/>
          <w:sz w:val="24"/>
          <w:szCs w:val="24"/>
        </w:rPr>
        <w:t>Teste rápido de mal</w:t>
      </w:r>
      <w:r w:rsidR="00B424AB">
        <w:rPr>
          <w:rFonts w:ascii="Arial" w:hAnsi="Arial" w:cs="Arial"/>
          <w:sz w:val="24"/>
          <w:szCs w:val="24"/>
        </w:rPr>
        <w:t>á</w:t>
      </w:r>
      <w:r w:rsidRPr="0055038E">
        <w:rPr>
          <w:rFonts w:ascii="Arial" w:hAnsi="Arial" w:cs="Arial"/>
          <w:sz w:val="24"/>
          <w:szCs w:val="24"/>
        </w:rPr>
        <w:t>ria</w:t>
      </w:r>
    </w:p>
    <w:p w14:paraId="62C14D83" w14:textId="77777777" w:rsidR="00E524E8" w:rsidRPr="0055038E" w:rsidRDefault="0055038E" w:rsidP="0055038E">
      <w:pPr>
        <w:numPr>
          <w:ilvl w:val="0"/>
          <w:numId w:val="13"/>
        </w:numPr>
        <w:spacing w:before="240" w:after="240" w:line="360" w:lineRule="auto"/>
        <w:contextualSpacing/>
        <w:jc w:val="both"/>
        <w:rPr>
          <w:rFonts w:ascii="Arial" w:hAnsi="Arial" w:cs="Arial"/>
          <w:sz w:val="24"/>
          <w:szCs w:val="24"/>
        </w:rPr>
      </w:pPr>
      <w:r>
        <w:rPr>
          <w:rFonts w:ascii="Arial" w:hAnsi="Arial" w:cs="Arial"/>
          <w:sz w:val="24"/>
          <w:szCs w:val="24"/>
        </w:rPr>
        <w:t>Colocação de acesso venoso</w:t>
      </w:r>
      <w:r w:rsidR="00E524E8" w:rsidRPr="0055038E">
        <w:rPr>
          <w:rFonts w:ascii="Arial" w:hAnsi="Arial" w:cs="Arial"/>
          <w:sz w:val="24"/>
          <w:szCs w:val="24"/>
        </w:rPr>
        <w:t xml:space="preserve"> </w:t>
      </w:r>
    </w:p>
    <w:p w14:paraId="2CC793AD" w14:textId="4DFA6C2D" w:rsidR="00E524E8" w:rsidRPr="00C142AD" w:rsidRDefault="00E6732A" w:rsidP="0055038E">
      <w:pPr>
        <w:spacing w:after="120" w:line="360" w:lineRule="auto"/>
        <w:jc w:val="both"/>
        <w:rPr>
          <w:rFonts w:ascii="Arial" w:hAnsi="Arial" w:cs="Arial"/>
          <w:sz w:val="24"/>
          <w:szCs w:val="24"/>
        </w:rPr>
      </w:pPr>
      <w:r w:rsidRPr="00C142AD">
        <w:rPr>
          <w:rFonts w:ascii="Arial" w:hAnsi="Arial" w:cs="Arial"/>
          <w:sz w:val="24"/>
          <w:szCs w:val="24"/>
        </w:rPr>
        <w:t>No mês de novembro na</w:t>
      </w:r>
      <w:r w:rsidR="007F79EF" w:rsidRPr="00C142AD">
        <w:rPr>
          <w:rFonts w:ascii="Arial" w:hAnsi="Arial" w:cs="Arial"/>
          <w:sz w:val="24"/>
          <w:szCs w:val="24"/>
        </w:rPr>
        <w:t xml:space="preserve"> secção de pediatria do Hospital provincial do </w:t>
      </w:r>
      <w:r w:rsidR="00B424AB" w:rsidRPr="00C142AD">
        <w:rPr>
          <w:rFonts w:ascii="Arial" w:hAnsi="Arial" w:cs="Arial"/>
          <w:sz w:val="24"/>
          <w:szCs w:val="24"/>
        </w:rPr>
        <w:t>Bié desempenhou</w:t>
      </w:r>
      <w:r w:rsidRPr="00C142AD">
        <w:rPr>
          <w:rFonts w:ascii="Arial" w:hAnsi="Arial" w:cs="Arial"/>
          <w:sz w:val="24"/>
          <w:szCs w:val="24"/>
        </w:rPr>
        <w:t xml:space="preserve"> o papel de técnico de saúde s</w:t>
      </w:r>
      <w:r w:rsidR="00821B97" w:rsidRPr="00C142AD">
        <w:rPr>
          <w:rFonts w:ascii="Arial" w:hAnsi="Arial" w:cs="Arial"/>
          <w:sz w:val="24"/>
          <w:szCs w:val="24"/>
        </w:rPr>
        <w:t xml:space="preserve">ob orientação do tutor </w:t>
      </w:r>
      <w:r w:rsidR="00B424AB" w:rsidRPr="00C142AD">
        <w:rPr>
          <w:rFonts w:ascii="Arial" w:hAnsi="Arial" w:cs="Arial"/>
          <w:sz w:val="24"/>
          <w:szCs w:val="24"/>
        </w:rPr>
        <w:t>Justino e</w:t>
      </w:r>
      <w:r w:rsidR="0055038E">
        <w:rPr>
          <w:rFonts w:ascii="Arial" w:hAnsi="Arial" w:cs="Arial"/>
          <w:sz w:val="24"/>
          <w:szCs w:val="24"/>
        </w:rPr>
        <w:t xml:space="preserve"> </w:t>
      </w:r>
      <w:r w:rsidR="00B424AB">
        <w:rPr>
          <w:rFonts w:ascii="Arial" w:hAnsi="Arial" w:cs="Arial"/>
          <w:sz w:val="24"/>
          <w:szCs w:val="24"/>
        </w:rPr>
        <w:t>supervisionado</w:t>
      </w:r>
      <w:r w:rsidR="00E01DB1" w:rsidRPr="00E01DB1">
        <w:rPr>
          <w:rFonts w:ascii="Calibri" w:eastAsia="Calibri" w:hAnsi="Calibri" w:cs="Calibri"/>
          <w:color w:val="000000"/>
          <w:sz w:val="24"/>
          <w:szCs w:val="24"/>
          <w:lang w:eastAsia="pt-PT"/>
        </w:rPr>
        <w:t xml:space="preserve"> </w:t>
      </w:r>
      <w:r w:rsidR="00E01DB1" w:rsidRPr="00E01DB1">
        <w:rPr>
          <w:rFonts w:ascii="Arial" w:hAnsi="Arial" w:cs="Arial"/>
          <w:sz w:val="24"/>
          <w:szCs w:val="24"/>
        </w:rPr>
        <w:t xml:space="preserve">Paulino Cambimbia </w:t>
      </w:r>
      <w:r w:rsidR="00E01DB1">
        <w:rPr>
          <w:rFonts w:ascii="Arial" w:hAnsi="Arial" w:cs="Arial"/>
          <w:sz w:val="24"/>
          <w:szCs w:val="24"/>
        </w:rPr>
        <w:t>ajuda</w:t>
      </w:r>
      <w:r w:rsidRPr="00C142AD">
        <w:rPr>
          <w:rFonts w:ascii="Arial" w:hAnsi="Arial" w:cs="Arial"/>
          <w:sz w:val="24"/>
          <w:szCs w:val="24"/>
        </w:rPr>
        <w:t>ndo-o nas seguintes situações:</w:t>
      </w:r>
    </w:p>
    <w:p w14:paraId="7F791BB3" w14:textId="77777777" w:rsidR="00E524E8" w:rsidRPr="00C142AD" w:rsidRDefault="00E524E8" w:rsidP="00E524E8">
      <w:pPr>
        <w:numPr>
          <w:ilvl w:val="0"/>
          <w:numId w:val="14"/>
        </w:numPr>
        <w:spacing w:before="240" w:after="240" w:line="360" w:lineRule="auto"/>
        <w:contextualSpacing/>
        <w:jc w:val="both"/>
        <w:rPr>
          <w:rFonts w:ascii="Arial" w:hAnsi="Arial" w:cs="Arial"/>
          <w:sz w:val="24"/>
          <w:szCs w:val="24"/>
        </w:rPr>
      </w:pPr>
      <w:r w:rsidRPr="00C142AD">
        <w:rPr>
          <w:rFonts w:ascii="Arial" w:hAnsi="Arial" w:cs="Arial"/>
          <w:sz w:val="24"/>
          <w:szCs w:val="24"/>
        </w:rPr>
        <w:t>Monitorização dos sinais vitais,</w:t>
      </w:r>
    </w:p>
    <w:p w14:paraId="6428A9A5" w14:textId="77777777" w:rsidR="00E524E8" w:rsidRPr="00C142AD" w:rsidRDefault="00E524E8" w:rsidP="00E524E8">
      <w:pPr>
        <w:numPr>
          <w:ilvl w:val="0"/>
          <w:numId w:val="14"/>
        </w:numPr>
        <w:spacing w:before="240" w:after="240" w:line="360" w:lineRule="auto"/>
        <w:contextualSpacing/>
        <w:jc w:val="both"/>
        <w:rPr>
          <w:rFonts w:ascii="Arial" w:hAnsi="Arial" w:cs="Arial"/>
          <w:sz w:val="24"/>
          <w:szCs w:val="24"/>
        </w:rPr>
      </w:pPr>
      <w:r w:rsidRPr="00C142AD">
        <w:rPr>
          <w:rFonts w:ascii="Arial" w:hAnsi="Arial" w:cs="Arial"/>
          <w:sz w:val="24"/>
          <w:szCs w:val="24"/>
        </w:rPr>
        <w:t>Administração de medicamentos seringas</w:t>
      </w:r>
    </w:p>
    <w:p w14:paraId="07011675" w14:textId="77777777" w:rsidR="00E524E8" w:rsidRPr="00C142AD" w:rsidRDefault="00E524E8" w:rsidP="00E524E8">
      <w:pPr>
        <w:numPr>
          <w:ilvl w:val="0"/>
          <w:numId w:val="14"/>
        </w:numPr>
        <w:spacing w:before="240" w:after="180" w:line="360" w:lineRule="auto"/>
        <w:ind w:right="720"/>
        <w:contextualSpacing/>
        <w:jc w:val="both"/>
        <w:rPr>
          <w:rFonts w:ascii="Arial" w:hAnsi="Arial" w:cs="Arial"/>
          <w:sz w:val="24"/>
          <w:szCs w:val="24"/>
        </w:rPr>
      </w:pPr>
      <w:r w:rsidRPr="00C142AD">
        <w:rPr>
          <w:rFonts w:ascii="Arial" w:hAnsi="Arial" w:cs="Arial"/>
          <w:sz w:val="24"/>
          <w:szCs w:val="24"/>
        </w:rPr>
        <w:t>Neb</w:t>
      </w:r>
      <w:r w:rsidR="0055038E">
        <w:rPr>
          <w:rFonts w:ascii="Arial" w:hAnsi="Arial" w:cs="Arial"/>
          <w:sz w:val="24"/>
          <w:szCs w:val="24"/>
        </w:rPr>
        <w:t>uli</w:t>
      </w:r>
      <w:r w:rsidRPr="00C142AD">
        <w:rPr>
          <w:rFonts w:ascii="Arial" w:hAnsi="Arial" w:cs="Arial"/>
          <w:sz w:val="24"/>
          <w:szCs w:val="24"/>
        </w:rPr>
        <w:t>za</w:t>
      </w:r>
      <w:r w:rsidR="0055038E">
        <w:rPr>
          <w:rFonts w:ascii="Arial" w:hAnsi="Arial" w:cs="Arial"/>
          <w:sz w:val="24"/>
          <w:szCs w:val="24"/>
        </w:rPr>
        <w:t>çã</w:t>
      </w:r>
      <w:r w:rsidRPr="00C142AD">
        <w:rPr>
          <w:rFonts w:ascii="Arial" w:hAnsi="Arial" w:cs="Arial"/>
          <w:sz w:val="24"/>
          <w:szCs w:val="24"/>
        </w:rPr>
        <w:t xml:space="preserve">o </w:t>
      </w:r>
    </w:p>
    <w:p w14:paraId="4FC72F1D" w14:textId="77777777" w:rsidR="0055038E" w:rsidRPr="0055038E" w:rsidRDefault="0055038E" w:rsidP="0055038E">
      <w:pPr>
        <w:numPr>
          <w:ilvl w:val="0"/>
          <w:numId w:val="14"/>
        </w:numPr>
        <w:spacing w:before="240" w:after="240" w:line="360" w:lineRule="auto"/>
        <w:contextualSpacing/>
        <w:jc w:val="both"/>
        <w:rPr>
          <w:rFonts w:ascii="Arial" w:hAnsi="Arial" w:cs="Arial"/>
          <w:sz w:val="24"/>
          <w:szCs w:val="24"/>
        </w:rPr>
      </w:pPr>
      <w:r>
        <w:rPr>
          <w:rFonts w:ascii="Arial" w:hAnsi="Arial" w:cs="Arial"/>
          <w:sz w:val="24"/>
          <w:szCs w:val="24"/>
        </w:rPr>
        <w:t>Colocação de acesso venoso</w:t>
      </w:r>
      <w:r w:rsidRPr="0055038E">
        <w:rPr>
          <w:rFonts w:ascii="Arial" w:hAnsi="Arial" w:cs="Arial"/>
          <w:sz w:val="24"/>
          <w:szCs w:val="24"/>
        </w:rPr>
        <w:t xml:space="preserve"> </w:t>
      </w:r>
    </w:p>
    <w:p w14:paraId="2767569C" w14:textId="56069709" w:rsidR="00E524E8" w:rsidRPr="00C142AD" w:rsidRDefault="007F79EF" w:rsidP="0055038E">
      <w:pPr>
        <w:spacing w:after="120" w:line="360" w:lineRule="auto"/>
        <w:ind w:right="720"/>
        <w:jc w:val="both"/>
        <w:rPr>
          <w:rFonts w:ascii="Arial" w:hAnsi="Arial" w:cs="Arial"/>
          <w:sz w:val="24"/>
          <w:szCs w:val="24"/>
        </w:rPr>
      </w:pPr>
      <w:r w:rsidRPr="00C142AD">
        <w:rPr>
          <w:rFonts w:ascii="Arial" w:hAnsi="Arial" w:cs="Arial"/>
          <w:sz w:val="24"/>
          <w:szCs w:val="24"/>
        </w:rPr>
        <w:t xml:space="preserve">No mês de dezembro na secção de </w:t>
      </w:r>
      <w:r w:rsidR="00B424AB" w:rsidRPr="00C142AD">
        <w:rPr>
          <w:rFonts w:ascii="Arial" w:hAnsi="Arial" w:cs="Arial"/>
          <w:sz w:val="24"/>
          <w:szCs w:val="24"/>
        </w:rPr>
        <w:t>cirurgia do</w:t>
      </w:r>
      <w:r w:rsidRPr="00C142AD">
        <w:rPr>
          <w:rFonts w:ascii="Arial" w:hAnsi="Arial" w:cs="Arial"/>
          <w:sz w:val="24"/>
          <w:szCs w:val="24"/>
        </w:rPr>
        <w:t xml:space="preserve"> Hospital DR Walter </w:t>
      </w:r>
      <w:r w:rsidR="00B424AB" w:rsidRPr="00C142AD">
        <w:rPr>
          <w:rFonts w:ascii="Arial" w:hAnsi="Arial" w:cs="Arial"/>
          <w:sz w:val="24"/>
          <w:szCs w:val="24"/>
        </w:rPr>
        <w:t>Strangway desempenhou</w:t>
      </w:r>
      <w:r w:rsidRPr="00C142AD">
        <w:rPr>
          <w:rFonts w:ascii="Arial" w:hAnsi="Arial" w:cs="Arial"/>
          <w:sz w:val="24"/>
          <w:szCs w:val="24"/>
        </w:rPr>
        <w:t xml:space="preserve"> o papel de técnico de saúde sob orientação do tutor</w:t>
      </w:r>
      <w:r w:rsidRPr="00C142AD">
        <w:rPr>
          <w:rFonts w:ascii="Arial" w:hAnsi="Arial" w:cs="Arial"/>
        </w:rPr>
        <w:t xml:space="preserve"> </w:t>
      </w:r>
      <w:r w:rsidR="00B424AB" w:rsidRPr="00C142AD">
        <w:rPr>
          <w:rFonts w:ascii="Arial" w:hAnsi="Arial" w:cs="Arial"/>
          <w:sz w:val="24"/>
          <w:szCs w:val="24"/>
        </w:rPr>
        <w:t>Antónia</w:t>
      </w:r>
      <w:r w:rsidRPr="00C142AD">
        <w:rPr>
          <w:rFonts w:ascii="Arial" w:hAnsi="Arial" w:cs="Arial"/>
          <w:sz w:val="24"/>
          <w:szCs w:val="24"/>
        </w:rPr>
        <w:t xml:space="preserve"> Silvestre </w:t>
      </w:r>
      <w:r w:rsidR="0055038E">
        <w:rPr>
          <w:rFonts w:ascii="Arial" w:hAnsi="Arial" w:cs="Arial"/>
          <w:sz w:val="24"/>
          <w:szCs w:val="24"/>
        </w:rPr>
        <w:t xml:space="preserve">e </w:t>
      </w:r>
      <w:r w:rsidR="009252BD">
        <w:rPr>
          <w:rFonts w:ascii="Arial" w:hAnsi="Arial" w:cs="Arial"/>
          <w:sz w:val="24"/>
          <w:szCs w:val="24"/>
        </w:rPr>
        <w:t>supervisionado</w:t>
      </w:r>
      <w:r w:rsidR="0055038E">
        <w:rPr>
          <w:rFonts w:ascii="Arial" w:hAnsi="Arial" w:cs="Arial"/>
          <w:sz w:val="24"/>
          <w:szCs w:val="24"/>
        </w:rPr>
        <w:t xml:space="preserve"> por</w:t>
      </w:r>
      <w:r w:rsidR="00E01DB1" w:rsidRPr="00E01DB1">
        <w:rPr>
          <w:rFonts w:ascii="Calibri" w:eastAsia="Calibri" w:hAnsi="Calibri" w:cs="Calibri"/>
          <w:color w:val="000000"/>
          <w:sz w:val="24"/>
          <w:szCs w:val="24"/>
          <w:lang w:eastAsia="pt-PT"/>
        </w:rPr>
        <w:t xml:space="preserve"> </w:t>
      </w:r>
      <w:r w:rsidR="00E01DB1" w:rsidRPr="00E01DB1">
        <w:rPr>
          <w:rFonts w:ascii="Arial" w:hAnsi="Arial" w:cs="Arial"/>
          <w:sz w:val="24"/>
          <w:szCs w:val="24"/>
        </w:rPr>
        <w:t xml:space="preserve">Paulino </w:t>
      </w:r>
      <w:r w:rsidR="00B424AB" w:rsidRPr="00E01DB1">
        <w:rPr>
          <w:rFonts w:ascii="Arial" w:hAnsi="Arial" w:cs="Arial"/>
          <w:sz w:val="24"/>
          <w:szCs w:val="24"/>
        </w:rPr>
        <w:t>Cambimbia</w:t>
      </w:r>
      <w:r w:rsidR="00B424AB">
        <w:rPr>
          <w:rFonts w:ascii="Arial" w:hAnsi="Arial" w:cs="Arial"/>
          <w:sz w:val="24"/>
          <w:szCs w:val="24"/>
        </w:rPr>
        <w:t xml:space="preserve"> </w:t>
      </w:r>
      <w:r w:rsidR="00B424AB" w:rsidRPr="00C142AD">
        <w:rPr>
          <w:rFonts w:ascii="Arial" w:hAnsi="Arial" w:cs="Arial"/>
          <w:sz w:val="24"/>
          <w:szCs w:val="24"/>
        </w:rPr>
        <w:t>ajudando</w:t>
      </w:r>
      <w:r w:rsidRPr="00C142AD">
        <w:rPr>
          <w:rFonts w:ascii="Arial" w:hAnsi="Arial" w:cs="Arial"/>
          <w:sz w:val="24"/>
          <w:szCs w:val="24"/>
        </w:rPr>
        <w:t>-o nas seguintes situações:</w:t>
      </w:r>
    </w:p>
    <w:p w14:paraId="427267CD" w14:textId="77777777" w:rsidR="00E524E8" w:rsidRPr="00C142AD" w:rsidRDefault="00E524E8" w:rsidP="0055038E">
      <w:pPr>
        <w:numPr>
          <w:ilvl w:val="0"/>
          <w:numId w:val="15"/>
        </w:numPr>
        <w:spacing w:after="120" w:line="360" w:lineRule="auto"/>
        <w:ind w:right="720"/>
        <w:contextualSpacing/>
        <w:jc w:val="both"/>
        <w:rPr>
          <w:rFonts w:ascii="Arial" w:hAnsi="Arial" w:cs="Arial"/>
          <w:sz w:val="24"/>
          <w:szCs w:val="24"/>
        </w:rPr>
      </w:pPr>
      <w:r w:rsidRPr="00C142AD">
        <w:rPr>
          <w:rFonts w:ascii="Arial" w:hAnsi="Arial" w:cs="Arial"/>
          <w:sz w:val="24"/>
          <w:szCs w:val="24"/>
        </w:rPr>
        <w:t>Monitorização dos sinais vitais</w:t>
      </w:r>
    </w:p>
    <w:p w14:paraId="3A05081A" w14:textId="77777777" w:rsidR="00E524E8" w:rsidRPr="00C142AD" w:rsidRDefault="00E524E8" w:rsidP="0055038E">
      <w:pPr>
        <w:numPr>
          <w:ilvl w:val="0"/>
          <w:numId w:val="15"/>
        </w:numPr>
        <w:spacing w:after="120" w:line="360" w:lineRule="auto"/>
        <w:ind w:right="720"/>
        <w:contextualSpacing/>
        <w:jc w:val="both"/>
        <w:rPr>
          <w:rFonts w:ascii="Arial" w:hAnsi="Arial" w:cs="Arial"/>
          <w:sz w:val="24"/>
          <w:szCs w:val="24"/>
        </w:rPr>
      </w:pPr>
      <w:r w:rsidRPr="00C142AD">
        <w:rPr>
          <w:rFonts w:ascii="Arial" w:hAnsi="Arial" w:cs="Arial"/>
          <w:sz w:val="24"/>
          <w:szCs w:val="24"/>
        </w:rPr>
        <w:t>Administração de medicamentos</w:t>
      </w:r>
    </w:p>
    <w:p w14:paraId="6E14A51C" w14:textId="77777777" w:rsidR="0055038E" w:rsidRDefault="0055038E" w:rsidP="0055038E">
      <w:pPr>
        <w:numPr>
          <w:ilvl w:val="0"/>
          <w:numId w:val="15"/>
        </w:numPr>
        <w:spacing w:before="240" w:after="240" w:line="360" w:lineRule="auto"/>
        <w:contextualSpacing/>
        <w:jc w:val="both"/>
        <w:rPr>
          <w:rFonts w:ascii="Arial" w:hAnsi="Arial" w:cs="Arial"/>
          <w:sz w:val="24"/>
          <w:szCs w:val="24"/>
        </w:rPr>
      </w:pPr>
      <w:r>
        <w:rPr>
          <w:rFonts w:ascii="Arial" w:hAnsi="Arial" w:cs="Arial"/>
          <w:sz w:val="24"/>
          <w:szCs w:val="24"/>
        </w:rPr>
        <w:t>Colocação de acesso venoso</w:t>
      </w:r>
      <w:r w:rsidRPr="0055038E">
        <w:rPr>
          <w:rFonts w:ascii="Arial" w:hAnsi="Arial" w:cs="Arial"/>
          <w:sz w:val="24"/>
          <w:szCs w:val="24"/>
        </w:rPr>
        <w:t xml:space="preserve"> </w:t>
      </w:r>
    </w:p>
    <w:p w14:paraId="290F10F2" w14:textId="77777777" w:rsidR="00E524E8" w:rsidRPr="0055038E" w:rsidRDefault="00E524E8" w:rsidP="0055038E">
      <w:pPr>
        <w:numPr>
          <w:ilvl w:val="0"/>
          <w:numId w:val="15"/>
        </w:numPr>
        <w:spacing w:before="240" w:after="240" w:line="360" w:lineRule="auto"/>
        <w:contextualSpacing/>
        <w:jc w:val="both"/>
        <w:rPr>
          <w:rFonts w:ascii="Arial" w:hAnsi="Arial" w:cs="Arial"/>
          <w:sz w:val="24"/>
          <w:szCs w:val="24"/>
        </w:rPr>
      </w:pPr>
      <w:r w:rsidRPr="0055038E">
        <w:rPr>
          <w:rFonts w:ascii="Arial" w:hAnsi="Arial" w:cs="Arial"/>
          <w:sz w:val="24"/>
          <w:szCs w:val="24"/>
        </w:rPr>
        <w:t xml:space="preserve">Preparação de cama </w:t>
      </w:r>
    </w:p>
    <w:p w14:paraId="4209CB70" w14:textId="77777777" w:rsidR="00E524E8" w:rsidRPr="00C142AD" w:rsidRDefault="007F79EF" w:rsidP="0055038E">
      <w:pPr>
        <w:spacing w:after="120" w:line="360" w:lineRule="auto"/>
        <w:ind w:right="720"/>
        <w:jc w:val="both"/>
        <w:rPr>
          <w:rFonts w:ascii="Arial" w:hAnsi="Arial" w:cs="Arial"/>
          <w:sz w:val="24"/>
          <w:szCs w:val="24"/>
        </w:rPr>
      </w:pPr>
      <w:r w:rsidRPr="00C142AD">
        <w:rPr>
          <w:rFonts w:ascii="Arial" w:hAnsi="Arial" w:cs="Arial"/>
          <w:sz w:val="24"/>
          <w:szCs w:val="24"/>
        </w:rPr>
        <w:t xml:space="preserve">No mês de janeiro na secção de pediatria do centro materno infantil de </w:t>
      </w:r>
      <w:r w:rsidR="00E01DB1" w:rsidRPr="00C142AD">
        <w:rPr>
          <w:rFonts w:ascii="Arial" w:hAnsi="Arial" w:cs="Arial"/>
          <w:sz w:val="24"/>
          <w:szCs w:val="24"/>
        </w:rPr>
        <w:t>Catabola desempenhou</w:t>
      </w:r>
      <w:r w:rsidRPr="00C142AD">
        <w:rPr>
          <w:rFonts w:ascii="Arial" w:hAnsi="Arial" w:cs="Arial"/>
          <w:sz w:val="24"/>
          <w:szCs w:val="24"/>
        </w:rPr>
        <w:t xml:space="preserve"> o papel de técnico de saúde sob orientação do tutor</w:t>
      </w:r>
      <w:r w:rsidR="00821B97" w:rsidRPr="00C142AD">
        <w:rPr>
          <w:rFonts w:ascii="Arial" w:hAnsi="Arial" w:cs="Arial"/>
          <w:sz w:val="24"/>
          <w:szCs w:val="24"/>
        </w:rPr>
        <w:t xml:space="preserve"> Isaac Joaquim</w:t>
      </w:r>
      <w:r w:rsidRPr="00C142AD">
        <w:rPr>
          <w:rFonts w:ascii="Arial" w:hAnsi="Arial" w:cs="Arial"/>
          <w:sz w:val="24"/>
          <w:szCs w:val="24"/>
        </w:rPr>
        <w:t xml:space="preserve"> </w:t>
      </w:r>
      <w:r w:rsidR="0055038E">
        <w:rPr>
          <w:rFonts w:ascii="Arial" w:hAnsi="Arial" w:cs="Arial"/>
          <w:sz w:val="24"/>
          <w:szCs w:val="24"/>
        </w:rPr>
        <w:t xml:space="preserve">e </w:t>
      </w:r>
      <w:r w:rsidR="00E01DB1">
        <w:rPr>
          <w:rFonts w:ascii="Arial" w:hAnsi="Arial" w:cs="Arial"/>
          <w:sz w:val="24"/>
          <w:szCs w:val="24"/>
        </w:rPr>
        <w:t>supervisionado</w:t>
      </w:r>
      <w:r w:rsidR="0055038E">
        <w:rPr>
          <w:rFonts w:ascii="Arial" w:hAnsi="Arial" w:cs="Arial"/>
          <w:sz w:val="24"/>
          <w:szCs w:val="24"/>
        </w:rPr>
        <w:t xml:space="preserve"> por </w:t>
      </w:r>
      <w:r w:rsidR="00E01DB1" w:rsidRPr="00E01DB1">
        <w:rPr>
          <w:rFonts w:ascii="Arial" w:hAnsi="Arial" w:cs="Arial"/>
          <w:sz w:val="24"/>
          <w:szCs w:val="24"/>
        </w:rPr>
        <w:t xml:space="preserve">Emídio Fernando </w:t>
      </w:r>
      <w:r w:rsidRPr="00C142AD">
        <w:rPr>
          <w:rFonts w:ascii="Arial" w:hAnsi="Arial" w:cs="Arial"/>
          <w:sz w:val="24"/>
          <w:szCs w:val="24"/>
        </w:rPr>
        <w:t>ajudando-o nas seguintes situações:</w:t>
      </w:r>
    </w:p>
    <w:p w14:paraId="0CCE5205" w14:textId="77777777" w:rsidR="00E524E8" w:rsidRPr="00C142AD" w:rsidRDefault="00E524E8" w:rsidP="0055038E">
      <w:pPr>
        <w:numPr>
          <w:ilvl w:val="0"/>
          <w:numId w:val="16"/>
        </w:numPr>
        <w:spacing w:after="120" w:line="360" w:lineRule="auto"/>
        <w:ind w:right="720"/>
        <w:contextualSpacing/>
        <w:jc w:val="both"/>
        <w:rPr>
          <w:rFonts w:ascii="Arial" w:hAnsi="Arial" w:cs="Arial"/>
          <w:sz w:val="24"/>
          <w:szCs w:val="24"/>
        </w:rPr>
      </w:pPr>
      <w:r w:rsidRPr="00C142AD">
        <w:rPr>
          <w:rFonts w:ascii="Arial" w:hAnsi="Arial" w:cs="Arial"/>
          <w:sz w:val="24"/>
          <w:szCs w:val="24"/>
        </w:rPr>
        <w:t>Monitorização dos sinais vitais</w:t>
      </w:r>
    </w:p>
    <w:p w14:paraId="622D447C" w14:textId="77777777" w:rsidR="00E524E8" w:rsidRPr="00C142AD" w:rsidRDefault="00E524E8" w:rsidP="0055038E">
      <w:pPr>
        <w:numPr>
          <w:ilvl w:val="0"/>
          <w:numId w:val="16"/>
        </w:numPr>
        <w:spacing w:after="120" w:line="360" w:lineRule="auto"/>
        <w:ind w:right="720"/>
        <w:contextualSpacing/>
        <w:jc w:val="both"/>
        <w:rPr>
          <w:rFonts w:ascii="Arial" w:hAnsi="Arial" w:cs="Arial"/>
          <w:sz w:val="24"/>
          <w:szCs w:val="24"/>
        </w:rPr>
      </w:pPr>
      <w:r w:rsidRPr="00C142AD">
        <w:rPr>
          <w:rFonts w:ascii="Arial" w:hAnsi="Arial" w:cs="Arial"/>
          <w:sz w:val="24"/>
          <w:szCs w:val="24"/>
        </w:rPr>
        <w:t xml:space="preserve">Administração de medicamentos </w:t>
      </w:r>
    </w:p>
    <w:p w14:paraId="7DA92B80" w14:textId="77777777" w:rsidR="00E524E8" w:rsidRPr="00C142AD" w:rsidRDefault="00E524E8" w:rsidP="0055038E">
      <w:pPr>
        <w:numPr>
          <w:ilvl w:val="0"/>
          <w:numId w:val="16"/>
        </w:numPr>
        <w:spacing w:after="120" w:line="360" w:lineRule="auto"/>
        <w:ind w:right="720"/>
        <w:contextualSpacing/>
        <w:jc w:val="both"/>
        <w:rPr>
          <w:rFonts w:ascii="Arial" w:hAnsi="Arial" w:cs="Arial"/>
          <w:sz w:val="24"/>
          <w:szCs w:val="24"/>
        </w:rPr>
      </w:pPr>
      <w:r w:rsidRPr="00C142AD">
        <w:rPr>
          <w:rFonts w:ascii="Arial" w:hAnsi="Arial" w:cs="Arial"/>
          <w:sz w:val="24"/>
          <w:szCs w:val="24"/>
        </w:rPr>
        <w:t>Prescrição de receitas</w:t>
      </w:r>
    </w:p>
    <w:p w14:paraId="5DF6C143" w14:textId="77777777" w:rsidR="0055038E" w:rsidRDefault="0055038E" w:rsidP="0055038E">
      <w:pPr>
        <w:numPr>
          <w:ilvl w:val="0"/>
          <w:numId w:val="16"/>
        </w:numPr>
        <w:spacing w:before="240" w:after="240" w:line="360" w:lineRule="auto"/>
        <w:contextualSpacing/>
        <w:jc w:val="both"/>
        <w:rPr>
          <w:rFonts w:ascii="Arial" w:hAnsi="Arial" w:cs="Arial"/>
          <w:sz w:val="24"/>
          <w:szCs w:val="24"/>
        </w:rPr>
      </w:pPr>
      <w:r>
        <w:rPr>
          <w:rFonts w:ascii="Arial" w:hAnsi="Arial" w:cs="Arial"/>
          <w:sz w:val="24"/>
          <w:szCs w:val="24"/>
        </w:rPr>
        <w:t>Colocação de acesso venoso</w:t>
      </w:r>
      <w:r w:rsidRPr="0055038E">
        <w:rPr>
          <w:rFonts w:ascii="Arial" w:hAnsi="Arial" w:cs="Arial"/>
          <w:sz w:val="24"/>
          <w:szCs w:val="24"/>
        </w:rPr>
        <w:t xml:space="preserve"> </w:t>
      </w:r>
    </w:p>
    <w:p w14:paraId="5E61199B" w14:textId="77777777" w:rsidR="007F79EF" w:rsidRPr="00C142AD" w:rsidRDefault="007F79EF" w:rsidP="0055038E">
      <w:pPr>
        <w:spacing w:after="120" w:line="360" w:lineRule="auto"/>
        <w:ind w:right="720"/>
        <w:jc w:val="both"/>
        <w:rPr>
          <w:rFonts w:ascii="Arial" w:hAnsi="Arial" w:cs="Arial"/>
          <w:sz w:val="24"/>
          <w:szCs w:val="24"/>
        </w:rPr>
      </w:pPr>
      <w:r w:rsidRPr="00C142AD">
        <w:rPr>
          <w:rFonts w:ascii="Arial" w:hAnsi="Arial" w:cs="Arial"/>
          <w:sz w:val="24"/>
          <w:szCs w:val="24"/>
        </w:rPr>
        <w:lastRenderedPageBreak/>
        <w:t xml:space="preserve">No mês de fevereiro </w:t>
      </w:r>
      <w:r w:rsidR="00DF3052" w:rsidRPr="00C142AD">
        <w:rPr>
          <w:rFonts w:ascii="Arial" w:hAnsi="Arial" w:cs="Arial"/>
          <w:sz w:val="24"/>
          <w:szCs w:val="24"/>
        </w:rPr>
        <w:t xml:space="preserve">na secção de internamento de maternidade </w:t>
      </w:r>
      <w:r w:rsidRPr="00C142AD">
        <w:rPr>
          <w:rFonts w:ascii="Arial" w:hAnsi="Arial" w:cs="Arial"/>
          <w:sz w:val="24"/>
          <w:szCs w:val="24"/>
        </w:rPr>
        <w:t>do cent</w:t>
      </w:r>
      <w:r w:rsidR="00DF3052" w:rsidRPr="00C142AD">
        <w:rPr>
          <w:rFonts w:ascii="Arial" w:hAnsi="Arial" w:cs="Arial"/>
          <w:sz w:val="24"/>
          <w:szCs w:val="24"/>
        </w:rPr>
        <w:t>ro materno infantil do cuito</w:t>
      </w:r>
      <w:r w:rsidR="0055038E">
        <w:rPr>
          <w:rFonts w:ascii="Arial" w:hAnsi="Arial" w:cs="Arial"/>
          <w:sz w:val="24"/>
          <w:szCs w:val="24"/>
        </w:rPr>
        <w:t xml:space="preserve"> </w:t>
      </w:r>
      <w:r w:rsidRPr="00C142AD">
        <w:rPr>
          <w:rFonts w:ascii="Arial" w:hAnsi="Arial" w:cs="Arial"/>
          <w:sz w:val="24"/>
          <w:szCs w:val="24"/>
        </w:rPr>
        <w:t xml:space="preserve">desempenhou o papel de técnico de saúde sob orientação do tutor </w:t>
      </w:r>
      <w:r w:rsidR="0055038E">
        <w:rPr>
          <w:rFonts w:ascii="Arial" w:hAnsi="Arial" w:cs="Arial"/>
          <w:sz w:val="24"/>
          <w:szCs w:val="24"/>
        </w:rPr>
        <w:t xml:space="preserve">e </w:t>
      </w:r>
      <w:r w:rsidR="00E01DB1">
        <w:rPr>
          <w:rFonts w:ascii="Arial" w:hAnsi="Arial" w:cs="Arial"/>
          <w:sz w:val="24"/>
          <w:szCs w:val="24"/>
        </w:rPr>
        <w:t>supervisionado</w:t>
      </w:r>
      <w:r w:rsidR="0055038E">
        <w:rPr>
          <w:rFonts w:ascii="Arial" w:hAnsi="Arial" w:cs="Arial"/>
          <w:sz w:val="24"/>
          <w:szCs w:val="24"/>
        </w:rPr>
        <w:t xml:space="preserve"> </w:t>
      </w:r>
      <w:r w:rsidR="00E01DB1">
        <w:rPr>
          <w:rFonts w:ascii="Arial" w:hAnsi="Arial" w:cs="Arial"/>
          <w:sz w:val="24"/>
          <w:szCs w:val="24"/>
        </w:rPr>
        <w:t xml:space="preserve">por </w:t>
      </w:r>
      <w:r w:rsidR="00E01DB1" w:rsidRPr="00E01DB1">
        <w:rPr>
          <w:rFonts w:ascii="Arial" w:eastAsia="Calibri" w:hAnsi="Arial" w:cs="Arial"/>
          <w:sz w:val="24"/>
          <w:szCs w:val="24"/>
        </w:rPr>
        <w:t>Osvaldo</w:t>
      </w:r>
      <w:r w:rsidR="00E01DB1" w:rsidRPr="00E01DB1">
        <w:rPr>
          <w:rFonts w:ascii="Arial" w:hAnsi="Arial" w:cs="Arial"/>
          <w:sz w:val="24"/>
          <w:szCs w:val="24"/>
        </w:rPr>
        <w:t xml:space="preserve"> João </w:t>
      </w:r>
      <w:r w:rsidR="00E01DB1">
        <w:rPr>
          <w:rFonts w:ascii="Arial" w:hAnsi="Arial" w:cs="Arial"/>
          <w:sz w:val="24"/>
          <w:szCs w:val="24"/>
        </w:rPr>
        <w:t>aj</w:t>
      </w:r>
      <w:r w:rsidRPr="00C142AD">
        <w:rPr>
          <w:rFonts w:ascii="Arial" w:hAnsi="Arial" w:cs="Arial"/>
          <w:sz w:val="24"/>
          <w:szCs w:val="24"/>
        </w:rPr>
        <w:t>udando</w:t>
      </w:r>
      <w:r w:rsidR="0055038E">
        <w:rPr>
          <w:rFonts w:ascii="Arial" w:hAnsi="Arial" w:cs="Arial"/>
          <w:sz w:val="24"/>
          <w:szCs w:val="24"/>
        </w:rPr>
        <w:t xml:space="preserve"> </w:t>
      </w:r>
      <w:r w:rsidRPr="00C142AD">
        <w:rPr>
          <w:rFonts w:ascii="Arial" w:hAnsi="Arial" w:cs="Arial"/>
          <w:sz w:val="24"/>
          <w:szCs w:val="24"/>
        </w:rPr>
        <w:t>-</w:t>
      </w:r>
      <w:r w:rsidR="0055038E">
        <w:rPr>
          <w:rFonts w:ascii="Arial" w:hAnsi="Arial" w:cs="Arial"/>
          <w:sz w:val="24"/>
          <w:szCs w:val="24"/>
        </w:rPr>
        <w:t xml:space="preserve"> </w:t>
      </w:r>
      <w:r w:rsidRPr="00C142AD">
        <w:rPr>
          <w:rFonts w:ascii="Arial" w:hAnsi="Arial" w:cs="Arial"/>
          <w:sz w:val="24"/>
          <w:szCs w:val="24"/>
        </w:rPr>
        <w:t>o nas seguintes situações:</w:t>
      </w:r>
    </w:p>
    <w:p w14:paraId="4E202939" w14:textId="1E3F0527" w:rsidR="00E524E8" w:rsidRPr="00C142AD" w:rsidRDefault="00B424AB" w:rsidP="0055038E">
      <w:pPr>
        <w:numPr>
          <w:ilvl w:val="0"/>
          <w:numId w:val="17"/>
        </w:numPr>
        <w:spacing w:after="120" w:line="360" w:lineRule="auto"/>
        <w:ind w:right="720"/>
        <w:contextualSpacing/>
        <w:jc w:val="both"/>
        <w:rPr>
          <w:rFonts w:ascii="Arial" w:hAnsi="Arial" w:cs="Arial"/>
          <w:sz w:val="24"/>
          <w:szCs w:val="24"/>
        </w:rPr>
      </w:pPr>
      <w:r w:rsidRPr="00C142AD">
        <w:rPr>
          <w:rFonts w:ascii="Arial" w:hAnsi="Arial" w:cs="Arial"/>
          <w:sz w:val="24"/>
          <w:szCs w:val="24"/>
        </w:rPr>
        <w:t>Monitorização</w:t>
      </w:r>
      <w:r w:rsidR="00E524E8" w:rsidRPr="00C142AD">
        <w:rPr>
          <w:rFonts w:ascii="Arial" w:hAnsi="Arial" w:cs="Arial"/>
          <w:sz w:val="24"/>
          <w:szCs w:val="24"/>
        </w:rPr>
        <w:t xml:space="preserve"> dos sinais vitais</w:t>
      </w:r>
    </w:p>
    <w:p w14:paraId="42DA4859" w14:textId="77777777" w:rsidR="00E524E8" w:rsidRPr="00C142AD" w:rsidRDefault="00E524E8" w:rsidP="0055038E">
      <w:pPr>
        <w:numPr>
          <w:ilvl w:val="0"/>
          <w:numId w:val="17"/>
        </w:numPr>
        <w:spacing w:after="120" w:line="360" w:lineRule="auto"/>
        <w:ind w:right="720"/>
        <w:contextualSpacing/>
        <w:jc w:val="both"/>
        <w:rPr>
          <w:rFonts w:ascii="Arial" w:hAnsi="Arial" w:cs="Arial"/>
          <w:sz w:val="24"/>
          <w:szCs w:val="24"/>
        </w:rPr>
      </w:pPr>
      <w:r w:rsidRPr="00C142AD">
        <w:rPr>
          <w:rFonts w:ascii="Arial" w:hAnsi="Arial" w:cs="Arial"/>
          <w:sz w:val="24"/>
          <w:szCs w:val="24"/>
        </w:rPr>
        <w:t>Administração de medicamentos</w:t>
      </w:r>
    </w:p>
    <w:p w14:paraId="4B16539A" w14:textId="77777777" w:rsidR="00E524E8" w:rsidRPr="00C142AD" w:rsidRDefault="00E524E8" w:rsidP="0055038E">
      <w:pPr>
        <w:numPr>
          <w:ilvl w:val="0"/>
          <w:numId w:val="17"/>
        </w:numPr>
        <w:spacing w:after="120" w:line="360" w:lineRule="auto"/>
        <w:ind w:right="720"/>
        <w:contextualSpacing/>
        <w:jc w:val="both"/>
        <w:rPr>
          <w:rFonts w:ascii="Arial" w:hAnsi="Arial" w:cs="Arial"/>
          <w:sz w:val="24"/>
          <w:szCs w:val="24"/>
        </w:rPr>
      </w:pPr>
      <w:r w:rsidRPr="00C142AD">
        <w:rPr>
          <w:rFonts w:ascii="Arial" w:hAnsi="Arial" w:cs="Arial"/>
          <w:sz w:val="24"/>
          <w:szCs w:val="24"/>
        </w:rPr>
        <w:t>Prescrição de receitas</w:t>
      </w:r>
    </w:p>
    <w:p w14:paraId="3292098C" w14:textId="374A8297" w:rsidR="00E524E8" w:rsidRPr="00C142AD" w:rsidRDefault="00B424AB" w:rsidP="0055038E">
      <w:pPr>
        <w:numPr>
          <w:ilvl w:val="0"/>
          <w:numId w:val="15"/>
        </w:numPr>
        <w:spacing w:after="120" w:line="360" w:lineRule="auto"/>
        <w:ind w:right="720"/>
        <w:contextualSpacing/>
        <w:jc w:val="both"/>
        <w:rPr>
          <w:rFonts w:ascii="Arial" w:hAnsi="Arial" w:cs="Arial"/>
          <w:sz w:val="24"/>
          <w:szCs w:val="24"/>
        </w:rPr>
      </w:pPr>
      <w:r w:rsidRPr="00C142AD">
        <w:rPr>
          <w:rFonts w:ascii="Arial" w:hAnsi="Arial" w:cs="Arial"/>
          <w:sz w:val="24"/>
          <w:szCs w:val="24"/>
        </w:rPr>
        <w:t>Evolução</w:t>
      </w:r>
      <w:r w:rsidR="00E524E8" w:rsidRPr="00C142AD">
        <w:rPr>
          <w:rFonts w:ascii="Arial" w:hAnsi="Arial" w:cs="Arial"/>
          <w:sz w:val="24"/>
          <w:szCs w:val="24"/>
        </w:rPr>
        <w:t xml:space="preserve"> do paciente </w:t>
      </w:r>
    </w:p>
    <w:p w14:paraId="27850818" w14:textId="77777777" w:rsidR="0055038E" w:rsidRDefault="0055038E" w:rsidP="0055038E">
      <w:pPr>
        <w:numPr>
          <w:ilvl w:val="0"/>
          <w:numId w:val="15"/>
        </w:numPr>
        <w:spacing w:before="240" w:after="240" w:line="360" w:lineRule="auto"/>
        <w:contextualSpacing/>
        <w:jc w:val="both"/>
        <w:rPr>
          <w:rFonts w:ascii="Arial" w:hAnsi="Arial" w:cs="Arial"/>
          <w:sz w:val="24"/>
          <w:szCs w:val="24"/>
        </w:rPr>
      </w:pPr>
      <w:r>
        <w:rPr>
          <w:rFonts w:ascii="Arial" w:hAnsi="Arial" w:cs="Arial"/>
          <w:sz w:val="24"/>
          <w:szCs w:val="24"/>
        </w:rPr>
        <w:t>Colocação de acesso venoso</w:t>
      </w:r>
      <w:r w:rsidRPr="0055038E">
        <w:rPr>
          <w:rFonts w:ascii="Arial" w:hAnsi="Arial" w:cs="Arial"/>
          <w:sz w:val="24"/>
          <w:szCs w:val="24"/>
        </w:rPr>
        <w:t xml:space="preserve"> </w:t>
      </w:r>
    </w:p>
    <w:p w14:paraId="35943817" w14:textId="2A7DA0E8" w:rsidR="00E524E8" w:rsidRPr="00C142AD" w:rsidRDefault="00DF3052" w:rsidP="0055038E">
      <w:pPr>
        <w:spacing w:after="120" w:line="360" w:lineRule="auto"/>
        <w:ind w:right="720"/>
        <w:jc w:val="both"/>
        <w:rPr>
          <w:rFonts w:ascii="Arial" w:hAnsi="Arial" w:cs="Arial"/>
          <w:sz w:val="24"/>
          <w:szCs w:val="24"/>
        </w:rPr>
      </w:pPr>
      <w:r w:rsidRPr="00C142AD">
        <w:rPr>
          <w:rFonts w:ascii="Arial" w:hAnsi="Arial" w:cs="Arial"/>
          <w:sz w:val="24"/>
          <w:szCs w:val="24"/>
        </w:rPr>
        <w:t xml:space="preserve">No mês de </w:t>
      </w:r>
      <w:r w:rsidR="00B424AB" w:rsidRPr="00C142AD">
        <w:rPr>
          <w:rFonts w:ascii="Arial" w:hAnsi="Arial" w:cs="Arial"/>
          <w:sz w:val="24"/>
          <w:szCs w:val="24"/>
        </w:rPr>
        <w:t>mar</w:t>
      </w:r>
      <w:r w:rsidR="00B424AB">
        <w:rPr>
          <w:rFonts w:ascii="Arial" w:hAnsi="Arial" w:cs="Arial"/>
          <w:sz w:val="24"/>
          <w:szCs w:val="24"/>
        </w:rPr>
        <w:t>ç</w:t>
      </w:r>
      <w:r w:rsidR="00B424AB" w:rsidRPr="00C142AD">
        <w:rPr>
          <w:rFonts w:ascii="Arial" w:hAnsi="Arial" w:cs="Arial"/>
          <w:sz w:val="24"/>
          <w:szCs w:val="24"/>
        </w:rPr>
        <w:t>o na</w:t>
      </w:r>
      <w:r w:rsidRPr="00C142AD">
        <w:rPr>
          <w:rFonts w:ascii="Arial" w:hAnsi="Arial" w:cs="Arial"/>
          <w:sz w:val="24"/>
          <w:szCs w:val="24"/>
        </w:rPr>
        <w:t xml:space="preserve"> secção de medicina internamento do hospital municipal do Cunhinga</w:t>
      </w:r>
      <w:r w:rsidR="0055038E">
        <w:rPr>
          <w:rFonts w:ascii="Arial" w:hAnsi="Arial" w:cs="Arial"/>
          <w:sz w:val="24"/>
          <w:szCs w:val="24"/>
        </w:rPr>
        <w:t xml:space="preserve"> </w:t>
      </w:r>
      <w:r w:rsidRPr="00C142AD">
        <w:rPr>
          <w:rFonts w:ascii="Arial" w:hAnsi="Arial" w:cs="Arial"/>
          <w:sz w:val="24"/>
          <w:szCs w:val="24"/>
        </w:rPr>
        <w:t>desempenhou o papel de técnico de saúde sob orientação do tutor</w:t>
      </w:r>
      <w:r w:rsidRPr="00C142AD">
        <w:rPr>
          <w:rFonts w:ascii="Arial" w:hAnsi="Arial" w:cs="Arial"/>
        </w:rPr>
        <w:t xml:space="preserve"> </w:t>
      </w:r>
      <w:r w:rsidRPr="00C142AD">
        <w:rPr>
          <w:rFonts w:ascii="Arial" w:hAnsi="Arial" w:cs="Arial"/>
          <w:sz w:val="24"/>
          <w:szCs w:val="24"/>
        </w:rPr>
        <w:t xml:space="preserve">Engrácia </w:t>
      </w:r>
      <w:r w:rsidR="00B424AB" w:rsidRPr="00C142AD">
        <w:rPr>
          <w:rFonts w:ascii="Arial" w:hAnsi="Arial" w:cs="Arial"/>
          <w:sz w:val="24"/>
          <w:szCs w:val="24"/>
        </w:rPr>
        <w:t>Amaral e</w:t>
      </w:r>
      <w:r w:rsidR="0055038E">
        <w:rPr>
          <w:rFonts w:ascii="Arial" w:hAnsi="Arial" w:cs="Arial"/>
          <w:sz w:val="24"/>
          <w:szCs w:val="24"/>
        </w:rPr>
        <w:t xml:space="preserve"> </w:t>
      </w:r>
      <w:r w:rsidR="00B424AB">
        <w:rPr>
          <w:rFonts w:ascii="Arial" w:hAnsi="Arial" w:cs="Arial"/>
          <w:sz w:val="24"/>
          <w:szCs w:val="24"/>
        </w:rPr>
        <w:t>supervisionado</w:t>
      </w:r>
      <w:r w:rsidR="0055038E">
        <w:rPr>
          <w:rFonts w:ascii="Arial" w:hAnsi="Arial" w:cs="Arial"/>
          <w:sz w:val="24"/>
          <w:szCs w:val="24"/>
        </w:rPr>
        <w:t xml:space="preserve"> </w:t>
      </w:r>
      <w:r w:rsidR="00B424AB">
        <w:rPr>
          <w:rFonts w:ascii="Arial" w:hAnsi="Arial" w:cs="Arial"/>
          <w:sz w:val="24"/>
          <w:szCs w:val="24"/>
        </w:rPr>
        <w:t xml:space="preserve">por </w:t>
      </w:r>
      <w:r w:rsidR="00B424AB" w:rsidRPr="00C142AD">
        <w:rPr>
          <w:rFonts w:ascii="Arial" w:hAnsi="Arial" w:cs="Arial"/>
          <w:sz w:val="24"/>
          <w:szCs w:val="24"/>
        </w:rPr>
        <w:t>Eliseu</w:t>
      </w:r>
      <w:r w:rsidR="00E01DB1" w:rsidRPr="00E01DB1">
        <w:rPr>
          <w:rFonts w:ascii="Arial" w:hAnsi="Arial" w:cs="Arial"/>
          <w:sz w:val="24"/>
          <w:szCs w:val="24"/>
        </w:rPr>
        <w:t xml:space="preserve"> Afonso </w:t>
      </w:r>
      <w:r w:rsidR="00E01DB1">
        <w:rPr>
          <w:rFonts w:ascii="Arial" w:hAnsi="Arial" w:cs="Arial"/>
          <w:sz w:val="24"/>
          <w:szCs w:val="24"/>
        </w:rPr>
        <w:t>ajuda</w:t>
      </w:r>
      <w:r w:rsidRPr="00C142AD">
        <w:rPr>
          <w:rFonts w:ascii="Arial" w:hAnsi="Arial" w:cs="Arial"/>
          <w:sz w:val="24"/>
          <w:szCs w:val="24"/>
        </w:rPr>
        <w:t>ndo-o nas seguintes situações:</w:t>
      </w:r>
    </w:p>
    <w:p w14:paraId="1238AD1D" w14:textId="77777777" w:rsidR="00E524E8" w:rsidRPr="00C142AD" w:rsidRDefault="00E524E8" w:rsidP="0055038E">
      <w:pPr>
        <w:numPr>
          <w:ilvl w:val="0"/>
          <w:numId w:val="18"/>
        </w:numPr>
        <w:spacing w:after="120" w:line="360" w:lineRule="auto"/>
        <w:ind w:right="720"/>
        <w:contextualSpacing/>
        <w:jc w:val="both"/>
        <w:rPr>
          <w:rFonts w:ascii="Arial" w:hAnsi="Arial" w:cs="Arial"/>
          <w:sz w:val="24"/>
          <w:szCs w:val="24"/>
        </w:rPr>
      </w:pPr>
      <w:r w:rsidRPr="00C142AD">
        <w:rPr>
          <w:rFonts w:ascii="Arial" w:hAnsi="Arial" w:cs="Arial"/>
          <w:sz w:val="24"/>
          <w:szCs w:val="24"/>
        </w:rPr>
        <w:t>Monitorização dos sinais vitais</w:t>
      </w:r>
    </w:p>
    <w:p w14:paraId="2355F473" w14:textId="77777777" w:rsidR="00E524E8" w:rsidRPr="00C142AD" w:rsidRDefault="00E524E8" w:rsidP="0055038E">
      <w:pPr>
        <w:numPr>
          <w:ilvl w:val="0"/>
          <w:numId w:val="18"/>
        </w:numPr>
        <w:spacing w:after="120" w:line="360" w:lineRule="auto"/>
        <w:ind w:right="720"/>
        <w:contextualSpacing/>
        <w:jc w:val="both"/>
        <w:rPr>
          <w:rFonts w:ascii="Arial" w:hAnsi="Arial" w:cs="Arial"/>
          <w:sz w:val="24"/>
          <w:szCs w:val="24"/>
        </w:rPr>
      </w:pPr>
      <w:r w:rsidRPr="00C142AD">
        <w:rPr>
          <w:rFonts w:ascii="Arial" w:hAnsi="Arial" w:cs="Arial"/>
          <w:sz w:val="24"/>
          <w:szCs w:val="24"/>
        </w:rPr>
        <w:t xml:space="preserve">Administração de medicamentos </w:t>
      </w:r>
    </w:p>
    <w:p w14:paraId="338F9B1F" w14:textId="088EBD32" w:rsidR="00E524E8" w:rsidRPr="00C142AD" w:rsidRDefault="00B424AB" w:rsidP="0055038E">
      <w:pPr>
        <w:numPr>
          <w:ilvl w:val="0"/>
          <w:numId w:val="18"/>
        </w:numPr>
        <w:spacing w:after="120" w:line="360" w:lineRule="auto"/>
        <w:ind w:right="720"/>
        <w:contextualSpacing/>
        <w:jc w:val="both"/>
        <w:rPr>
          <w:rFonts w:ascii="Arial" w:hAnsi="Arial" w:cs="Arial"/>
          <w:sz w:val="24"/>
          <w:szCs w:val="24"/>
        </w:rPr>
      </w:pPr>
      <w:r w:rsidRPr="00C142AD">
        <w:rPr>
          <w:rFonts w:ascii="Arial" w:hAnsi="Arial" w:cs="Arial"/>
          <w:sz w:val="24"/>
          <w:szCs w:val="24"/>
        </w:rPr>
        <w:t>Cateterização</w:t>
      </w:r>
      <w:r w:rsidR="00E524E8" w:rsidRPr="00C142AD">
        <w:rPr>
          <w:rFonts w:ascii="Arial" w:hAnsi="Arial" w:cs="Arial"/>
          <w:sz w:val="24"/>
          <w:szCs w:val="24"/>
        </w:rPr>
        <w:t xml:space="preserve"> </w:t>
      </w:r>
    </w:p>
    <w:p w14:paraId="273EC8B5" w14:textId="77777777" w:rsidR="00E524E8" w:rsidRPr="0055038E" w:rsidRDefault="00E524E8" w:rsidP="00DF3052">
      <w:pPr>
        <w:spacing w:after="164" w:line="240" w:lineRule="auto"/>
        <w:ind w:left="14" w:hanging="10"/>
        <w:rPr>
          <w:rFonts w:ascii="Arial" w:eastAsia="Arial" w:hAnsi="Arial" w:cs="Arial"/>
          <w:sz w:val="24"/>
          <w:szCs w:val="24"/>
        </w:rPr>
      </w:pPr>
      <w:r w:rsidRPr="0055038E">
        <w:rPr>
          <w:rFonts w:ascii="Arial" w:eastAsia="Times New Roman" w:hAnsi="Arial" w:cs="Arial"/>
          <w:b/>
          <w:sz w:val="24"/>
          <w:szCs w:val="24"/>
        </w:rPr>
        <w:t>1.4.</w:t>
      </w:r>
      <w:r w:rsidR="0055038E">
        <w:rPr>
          <w:rFonts w:ascii="Arial" w:eastAsia="Times New Roman" w:hAnsi="Arial" w:cs="Arial"/>
          <w:b/>
          <w:sz w:val="24"/>
          <w:szCs w:val="24"/>
        </w:rPr>
        <w:t xml:space="preserve"> </w:t>
      </w:r>
      <w:r w:rsidRPr="0055038E">
        <w:rPr>
          <w:rFonts w:ascii="Arial" w:eastAsia="Arial" w:hAnsi="Arial" w:cs="Arial"/>
          <w:b/>
          <w:sz w:val="24"/>
          <w:szCs w:val="24"/>
        </w:rPr>
        <w:t>Principais Material</w:t>
      </w:r>
      <w:r w:rsidRPr="0055038E">
        <w:rPr>
          <w:rFonts w:ascii="Arial" w:eastAsia="Arial" w:hAnsi="Arial" w:cs="Arial"/>
          <w:sz w:val="24"/>
          <w:szCs w:val="24"/>
        </w:rPr>
        <w:t xml:space="preserve">, </w:t>
      </w:r>
      <w:r w:rsidRPr="0055038E">
        <w:rPr>
          <w:rFonts w:ascii="Arial" w:eastAsia="Arial" w:hAnsi="Arial" w:cs="Arial"/>
          <w:b/>
          <w:sz w:val="24"/>
          <w:szCs w:val="24"/>
        </w:rPr>
        <w:t>Instrumento E</w:t>
      </w:r>
      <w:r w:rsidRPr="0055038E">
        <w:rPr>
          <w:rFonts w:ascii="Arial" w:eastAsia="Arial" w:hAnsi="Arial" w:cs="Arial"/>
          <w:sz w:val="24"/>
          <w:szCs w:val="24"/>
        </w:rPr>
        <w:t xml:space="preserve"> </w:t>
      </w:r>
      <w:r w:rsidRPr="0055038E">
        <w:rPr>
          <w:rFonts w:ascii="Arial" w:eastAsia="Arial" w:hAnsi="Arial" w:cs="Arial"/>
          <w:b/>
          <w:sz w:val="24"/>
          <w:szCs w:val="24"/>
        </w:rPr>
        <w:t>Equipamento</w:t>
      </w:r>
      <w:r w:rsidRPr="0055038E">
        <w:rPr>
          <w:rFonts w:ascii="Arial" w:eastAsia="Arial" w:hAnsi="Arial" w:cs="Arial"/>
          <w:sz w:val="24"/>
          <w:szCs w:val="24"/>
        </w:rPr>
        <w:t xml:space="preserve"> </w:t>
      </w:r>
      <w:r w:rsidRPr="0055038E">
        <w:rPr>
          <w:rFonts w:ascii="Arial" w:eastAsia="Arial" w:hAnsi="Arial" w:cs="Arial"/>
          <w:b/>
          <w:sz w:val="24"/>
          <w:szCs w:val="24"/>
        </w:rPr>
        <w:t>Utilizados</w:t>
      </w:r>
      <w:r w:rsidR="00DF3052" w:rsidRPr="0055038E">
        <w:rPr>
          <w:rFonts w:ascii="Arial" w:eastAsia="Arial" w:hAnsi="Arial" w:cs="Arial"/>
          <w:sz w:val="24"/>
          <w:szCs w:val="24"/>
        </w:rPr>
        <w:t xml:space="preserve"> </w:t>
      </w:r>
    </w:p>
    <w:p w14:paraId="2EA6966E" w14:textId="0E8789CE" w:rsidR="00E524E8" w:rsidRPr="00C142AD" w:rsidRDefault="00E524E8" w:rsidP="00E524E8">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(bandeja</w:t>
      </w:r>
      <w:r w:rsidR="00B424AB">
        <w:rPr>
          <w:rFonts w:ascii="Arial" w:hAnsi="Arial" w:cs="Arial"/>
          <w:sz w:val="24"/>
          <w:szCs w:val="24"/>
        </w:rPr>
        <w:t>;</w:t>
      </w:r>
    </w:p>
    <w:p w14:paraId="47E5C929" w14:textId="0A8E17B4" w:rsidR="00E524E8" w:rsidRPr="00C142AD" w:rsidRDefault="00B424AB" w:rsidP="00E524E8">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C</w:t>
      </w:r>
      <w:r w:rsidR="00E524E8" w:rsidRPr="00C142AD">
        <w:rPr>
          <w:rFonts w:ascii="Arial" w:hAnsi="Arial" w:cs="Arial"/>
          <w:sz w:val="24"/>
          <w:szCs w:val="24"/>
        </w:rPr>
        <w:t>uvete</w:t>
      </w:r>
      <w:r>
        <w:rPr>
          <w:rFonts w:ascii="Arial" w:hAnsi="Arial" w:cs="Arial"/>
          <w:sz w:val="24"/>
          <w:szCs w:val="24"/>
        </w:rPr>
        <w:t>;</w:t>
      </w:r>
    </w:p>
    <w:p w14:paraId="55630382" w14:textId="122EF197" w:rsidR="00E524E8" w:rsidRPr="00C142AD" w:rsidRDefault="00B424AB" w:rsidP="00E524E8">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T</w:t>
      </w:r>
      <w:r w:rsidR="00E524E8" w:rsidRPr="00C142AD">
        <w:rPr>
          <w:rFonts w:ascii="Arial" w:hAnsi="Arial" w:cs="Arial"/>
          <w:sz w:val="24"/>
          <w:szCs w:val="24"/>
        </w:rPr>
        <w:t>ermómetro</w:t>
      </w:r>
      <w:r>
        <w:rPr>
          <w:rFonts w:ascii="Arial" w:hAnsi="Arial" w:cs="Arial"/>
          <w:sz w:val="24"/>
          <w:szCs w:val="24"/>
        </w:rPr>
        <w:t>;</w:t>
      </w:r>
    </w:p>
    <w:p w14:paraId="528A755B" w14:textId="65AE5C0C" w:rsidR="00E524E8" w:rsidRPr="00C142AD" w:rsidRDefault="00B424AB" w:rsidP="00E524E8">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 xml:space="preserve">Relógio </w:t>
      </w:r>
      <w:r w:rsidR="00E524E8" w:rsidRPr="00C142AD">
        <w:rPr>
          <w:rFonts w:ascii="Arial" w:hAnsi="Arial" w:cs="Arial"/>
          <w:sz w:val="24"/>
          <w:szCs w:val="24"/>
        </w:rPr>
        <w:t>de ponteiro</w:t>
      </w:r>
      <w:r>
        <w:rPr>
          <w:rFonts w:ascii="Arial" w:hAnsi="Arial" w:cs="Arial"/>
          <w:sz w:val="24"/>
          <w:szCs w:val="24"/>
        </w:rPr>
        <w:t>;</w:t>
      </w:r>
    </w:p>
    <w:p w14:paraId="24C509D0" w14:textId="4F581258" w:rsidR="00E524E8" w:rsidRPr="00C142AD" w:rsidRDefault="00B424AB" w:rsidP="00E524E8">
      <w:pPr>
        <w:numPr>
          <w:ilvl w:val="0"/>
          <w:numId w:val="13"/>
        </w:numPr>
        <w:spacing w:before="240" w:after="240" w:line="360" w:lineRule="auto"/>
        <w:contextualSpacing/>
        <w:jc w:val="both"/>
        <w:rPr>
          <w:rFonts w:ascii="Arial" w:hAnsi="Arial" w:cs="Arial"/>
          <w:sz w:val="24"/>
          <w:szCs w:val="24"/>
        </w:rPr>
      </w:pPr>
      <w:r>
        <w:rPr>
          <w:rFonts w:ascii="Arial" w:hAnsi="Arial" w:cs="Arial"/>
          <w:sz w:val="24"/>
          <w:szCs w:val="24"/>
        </w:rPr>
        <w:t>Esfigmomanómetro;</w:t>
      </w:r>
    </w:p>
    <w:p w14:paraId="36163DAA" w14:textId="37B5D15A" w:rsidR="00E524E8" w:rsidRPr="00C142AD" w:rsidRDefault="00B424AB" w:rsidP="00E524E8">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 xml:space="preserve">Bloco </w:t>
      </w:r>
      <w:r w:rsidR="00E524E8" w:rsidRPr="00C142AD">
        <w:rPr>
          <w:rFonts w:ascii="Arial" w:hAnsi="Arial" w:cs="Arial"/>
          <w:sz w:val="24"/>
          <w:szCs w:val="24"/>
        </w:rPr>
        <w:t>de anotações</w:t>
      </w:r>
      <w:r>
        <w:rPr>
          <w:rFonts w:ascii="Arial" w:hAnsi="Arial" w:cs="Arial"/>
          <w:sz w:val="24"/>
          <w:szCs w:val="24"/>
        </w:rPr>
        <w:t>;</w:t>
      </w:r>
    </w:p>
    <w:p w14:paraId="0E487914" w14:textId="43DB1812" w:rsidR="00E524E8" w:rsidRDefault="00B424AB" w:rsidP="00E524E8">
      <w:pPr>
        <w:numPr>
          <w:ilvl w:val="0"/>
          <w:numId w:val="13"/>
        </w:numPr>
        <w:spacing w:before="240" w:after="240" w:line="360" w:lineRule="auto"/>
        <w:contextualSpacing/>
        <w:jc w:val="both"/>
        <w:rPr>
          <w:rFonts w:ascii="Arial" w:hAnsi="Arial" w:cs="Arial"/>
          <w:sz w:val="24"/>
          <w:szCs w:val="24"/>
        </w:rPr>
      </w:pPr>
      <w:r w:rsidRPr="00C142AD">
        <w:rPr>
          <w:rFonts w:ascii="Arial" w:hAnsi="Arial" w:cs="Arial"/>
          <w:sz w:val="24"/>
          <w:szCs w:val="24"/>
        </w:rPr>
        <w:t>Esferográficas</w:t>
      </w:r>
      <w:r>
        <w:rPr>
          <w:rFonts w:ascii="Arial" w:hAnsi="Arial" w:cs="Arial"/>
          <w:sz w:val="24"/>
          <w:szCs w:val="24"/>
        </w:rPr>
        <w:t>.</w:t>
      </w:r>
    </w:p>
    <w:p w14:paraId="54934A21" w14:textId="33B9FE31" w:rsidR="00272DF6" w:rsidRDefault="00272DF6" w:rsidP="00E524E8">
      <w:pPr>
        <w:numPr>
          <w:ilvl w:val="0"/>
          <w:numId w:val="13"/>
        </w:numPr>
        <w:spacing w:before="240" w:after="240" w:line="360" w:lineRule="auto"/>
        <w:contextualSpacing/>
        <w:jc w:val="both"/>
        <w:rPr>
          <w:rFonts w:ascii="Arial" w:hAnsi="Arial" w:cs="Arial"/>
          <w:sz w:val="24"/>
          <w:szCs w:val="24"/>
        </w:rPr>
      </w:pPr>
      <w:r>
        <w:rPr>
          <w:rFonts w:ascii="Arial" w:hAnsi="Arial" w:cs="Arial"/>
          <w:sz w:val="24"/>
          <w:szCs w:val="24"/>
        </w:rPr>
        <w:t xml:space="preserve">Algodão ou gases </w:t>
      </w:r>
    </w:p>
    <w:p w14:paraId="015962BD" w14:textId="3B062925" w:rsidR="00272DF6" w:rsidRPr="00C142AD" w:rsidRDefault="00272DF6" w:rsidP="00E524E8">
      <w:pPr>
        <w:numPr>
          <w:ilvl w:val="0"/>
          <w:numId w:val="13"/>
        </w:numPr>
        <w:spacing w:before="240" w:after="240" w:line="360" w:lineRule="auto"/>
        <w:contextualSpacing/>
        <w:jc w:val="both"/>
        <w:rPr>
          <w:rFonts w:ascii="Arial" w:hAnsi="Arial" w:cs="Arial"/>
          <w:sz w:val="24"/>
          <w:szCs w:val="24"/>
        </w:rPr>
      </w:pPr>
      <w:r>
        <w:rPr>
          <w:rFonts w:ascii="Arial" w:hAnsi="Arial" w:cs="Arial"/>
          <w:sz w:val="24"/>
          <w:szCs w:val="24"/>
        </w:rPr>
        <w:t>Alcool</w:t>
      </w:r>
    </w:p>
    <w:p w14:paraId="0D59B156" w14:textId="6702EDC6" w:rsidR="00E524E8" w:rsidRPr="00C142AD" w:rsidRDefault="00E524E8" w:rsidP="00E524E8">
      <w:pPr>
        <w:spacing w:after="139" w:line="246" w:lineRule="auto"/>
        <w:ind w:left="-1" w:hanging="10"/>
        <w:jc w:val="both"/>
        <w:rPr>
          <w:rFonts w:ascii="Arial" w:eastAsia="Times New Roman" w:hAnsi="Arial" w:cs="Arial"/>
          <w:b/>
          <w:sz w:val="24"/>
        </w:rPr>
      </w:pPr>
      <w:r w:rsidRPr="00C142AD">
        <w:rPr>
          <w:rFonts w:ascii="Arial" w:eastAsia="Times New Roman" w:hAnsi="Arial" w:cs="Arial"/>
          <w:b/>
          <w:sz w:val="24"/>
        </w:rPr>
        <w:t>1.</w:t>
      </w:r>
      <w:r w:rsidR="00B424AB" w:rsidRPr="00C142AD">
        <w:rPr>
          <w:rFonts w:ascii="Arial" w:eastAsia="Times New Roman" w:hAnsi="Arial" w:cs="Arial"/>
          <w:b/>
          <w:sz w:val="24"/>
        </w:rPr>
        <w:t>5. COMPETÊNCIAS</w:t>
      </w:r>
      <w:r w:rsidRPr="00C142AD">
        <w:rPr>
          <w:rFonts w:ascii="Arial" w:eastAsia="Times New Roman" w:hAnsi="Arial" w:cs="Arial"/>
          <w:b/>
          <w:sz w:val="24"/>
        </w:rPr>
        <w:t xml:space="preserve"> ADQUIRIDAS DURANTE OS SEIS MESES:</w:t>
      </w:r>
    </w:p>
    <w:p w14:paraId="44F4E524" w14:textId="2C6A24AA" w:rsidR="00E524E8" w:rsidRPr="0055038E" w:rsidRDefault="00B424AB" w:rsidP="0055038E">
      <w:pPr>
        <w:pStyle w:val="PargrafodaLista"/>
        <w:numPr>
          <w:ilvl w:val="0"/>
          <w:numId w:val="33"/>
        </w:numPr>
        <w:spacing w:after="120" w:line="360" w:lineRule="auto"/>
        <w:jc w:val="both"/>
        <w:rPr>
          <w:rFonts w:ascii="Arial" w:eastAsia="Times New Roman" w:hAnsi="Arial" w:cs="Arial"/>
          <w:bCs/>
          <w:sz w:val="24"/>
        </w:rPr>
      </w:pPr>
      <w:r w:rsidRPr="0055038E">
        <w:rPr>
          <w:rFonts w:ascii="Arial" w:eastAsia="Times New Roman" w:hAnsi="Arial" w:cs="Arial"/>
          <w:bCs/>
          <w:sz w:val="24"/>
        </w:rPr>
        <w:t>Assistência</w:t>
      </w:r>
      <w:r w:rsidR="00E524E8" w:rsidRPr="0055038E">
        <w:rPr>
          <w:rFonts w:ascii="Arial" w:eastAsia="Times New Roman" w:hAnsi="Arial" w:cs="Arial"/>
          <w:bCs/>
          <w:sz w:val="24"/>
        </w:rPr>
        <w:t xml:space="preserve"> ao paciente</w:t>
      </w:r>
      <w:r>
        <w:rPr>
          <w:rFonts w:ascii="Arial" w:eastAsia="Times New Roman" w:hAnsi="Arial" w:cs="Arial"/>
          <w:bCs/>
          <w:sz w:val="24"/>
        </w:rPr>
        <w:t>;</w:t>
      </w:r>
    </w:p>
    <w:p w14:paraId="02077910" w14:textId="7F0D5C94" w:rsidR="00E524E8" w:rsidRPr="0055038E" w:rsidRDefault="00B424AB" w:rsidP="0055038E">
      <w:pPr>
        <w:pStyle w:val="PargrafodaLista"/>
        <w:numPr>
          <w:ilvl w:val="0"/>
          <w:numId w:val="33"/>
        </w:numPr>
        <w:spacing w:after="120" w:line="360" w:lineRule="auto"/>
        <w:jc w:val="both"/>
        <w:rPr>
          <w:rFonts w:ascii="Arial" w:eastAsia="Times New Roman" w:hAnsi="Arial" w:cs="Arial"/>
          <w:bCs/>
          <w:sz w:val="24"/>
        </w:rPr>
      </w:pPr>
      <w:r w:rsidRPr="0055038E">
        <w:rPr>
          <w:rFonts w:ascii="Arial" w:eastAsia="Times New Roman" w:hAnsi="Arial" w:cs="Arial"/>
          <w:bCs/>
          <w:sz w:val="24"/>
        </w:rPr>
        <w:t>Biossegurança</w:t>
      </w:r>
      <w:r w:rsidR="00E524E8" w:rsidRPr="0055038E">
        <w:rPr>
          <w:rFonts w:ascii="Arial" w:eastAsia="Times New Roman" w:hAnsi="Arial" w:cs="Arial"/>
          <w:bCs/>
          <w:sz w:val="24"/>
        </w:rPr>
        <w:t xml:space="preserve"> e controle de </w:t>
      </w:r>
      <w:r w:rsidRPr="0055038E">
        <w:rPr>
          <w:rFonts w:ascii="Arial" w:eastAsia="Times New Roman" w:hAnsi="Arial" w:cs="Arial"/>
          <w:bCs/>
          <w:sz w:val="24"/>
        </w:rPr>
        <w:t>Infecção</w:t>
      </w:r>
      <w:r>
        <w:rPr>
          <w:rFonts w:ascii="Arial" w:eastAsia="Times New Roman" w:hAnsi="Arial" w:cs="Arial"/>
          <w:bCs/>
          <w:sz w:val="24"/>
        </w:rPr>
        <w:t>;</w:t>
      </w:r>
    </w:p>
    <w:p w14:paraId="73BC0C43" w14:textId="3EA59D44" w:rsidR="00E524E8" w:rsidRPr="0055038E" w:rsidRDefault="00E524E8" w:rsidP="0055038E">
      <w:pPr>
        <w:pStyle w:val="PargrafodaLista"/>
        <w:numPr>
          <w:ilvl w:val="0"/>
          <w:numId w:val="33"/>
        </w:numPr>
        <w:spacing w:after="120" w:line="360" w:lineRule="auto"/>
        <w:jc w:val="both"/>
        <w:rPr>
          <w:rFonts w:ascii="Arial" w:eastAsia="Times New Roman" w:hAnsi="Arial" w:cs="Arial"/>
          <w:bCs/>
          <w:sz w:val="24"/>
        </w:rPr>
      </w:pPr>
      <w:r w:rsidRPr="0055038E">
        <w:rPr>
          <w:rFonts w:ascii="Arial" w:eastAsia="Times New Roman" w:hAnsi="Arial" w:cs="Arial"/>
          <w:bCs/>
          <w:sz w:val="24"/>
        </w:rPr>
        <w:t>Trabalho multiprofissional</w:t>
      </w:r>
      <w:r w:rsidR="00B424AB">
        <w:rPr>
          <w:rFonts w:ascii="Arial" w:eastAsia="Times New Roman" w:hAnsi="Arial" w:cs="Arial"/>
          <w:bCs/>
          <w:sz w:val="24"/>
        </w:rPr>
        <w:t>;</w:t>
      </w:r>
    </w:p>
    <w:p w14:paraId="102F620D" w14:textId="687CA1D9" w:rsidR="00E524E8" w:rsidRPr="0055038E" w:rsidRDefault="00B424AB" w:rsidP="0055038E">
      <w:pPr>
        <w:pStyle w:val="PargrafodaLista"/>
        <w:numPr>
          <w:ilvl w:val="0"/>
          <w:numId w:val="33"/>
        </w:numPr>
        <w:spacing w:after="120" w:line="360" w:lineRule="auto"/>
        <w:jc w:val="both"/>
        <w:rPr>
          <w:rFonts w:ascii="Arial" w:eastAsia="Times New Roman" w:hAnsi="Arial" w:cs="Arial"/>
          <w:bCs/>
          <w:sz w:val="24"/>
        </w:rPr>
      </w:pPr>
      <w:r w:rsidRPr="0055038E">
        <w:rPr>
          <w:rFonts w:ascii="Arial" w:eastAsia="Times New Roman" w:hAnsi="Arial" w:cs="Arial"/>
          <w:bCs/>
          <w:sz w:val="24"/>
        </w:rPr>
        <w:t>Comunicação</w:t>
      </w:r>
      <w:r w:rsidR="00E524E8" w:rsidRPr="0055038E">
        <w:rPr>
          <w:rFonts w:ascii="Arial" w:eastAsia="Times New Roman" w:hAnsi="Arial" w:cs="Arial"/>
          <w:bCs/>
          <w:sz w:val="24"/>
        </w:rPr>
        <w:t xml:space="preserve"> com os paciente e família</w:t>
      </w:r>
      <w:r>
        <w:rPr>
          <w:rFonts w:ascii="Arial" w:eastAsia="Times New Roman" w:hAnsi="Arial" w:cs="Arial"/>
          <w:bCs/>
          <w:sz w:val="24"/>
        </w:rPr>
        <w:t>;</w:t>
      </w:r>
    </w:p>
    <w:p w14:paraId="04D152EF" w14:textId="316B902C" w:rsidR="00E524E8" w:rsidRPr="0055038E" w:rsidRDefault="00E524E8" w:rsidP="0055038E">
      <w:pPr>
        <w:pStyle w:val="PargrafodaLista"/>
        <w:numPr>
          <w:ilvl w:val="0"/>
          <w:numId w:val="33"/>
        </w:numPr>
        <w:spacing w:after="120" w:line="360" w:lineRule="auto"/>
        <w:jc w:val="both"/>
        <w:rPr>
          <w:rFonts w:ascii="Arial" w:eastAsia="Times New Roman" w:hAnsi="Arial" w:cs="Arial"/>
          <w:bCs/>
          <w:sz w:val="24"/>
        </w:rPr>
      </w:pPr>
      <w:r w:rsidRPr="0055038E">
        <w:rPr>
          <w:rFonts w:ascii="Arial" w:eastAsia="Times New Roman" w:hAnsi="Arial" w:cs="Arial"/>
          <w:bCs/>
          <w:sz w:val="24"/>
        </w:rPr>
        <w:t>Gestão de tempo s</w:t>
      </w:r>
      <w:r w:rsidR="00B424AB">
        <w:rPr>
          <w:rFonts w:ascii="Arial" w:eastAsia="Times New Roman" w:hAnsi="Arial" w:cs="Arial"/>
          <w:bCs/>
          <w:sz w:val="24"/>
        </w:rPr>
        <w:t>o</w:t>
      </w:r>
      <w:r w:rsidRPr="0055038E">
        <w:rPr>
          <w:rFonts w:ascii="Arial" w:eastAsia="Times New Roman" w:hAnsi="Arial" w:cs="Arial"/>
          <w:bCs/>
          <w:sz w:val="24"/>
        </w:rPr>
        <w:t>b pressão</w:t>
      </w:r>
      <w:r w:rsidR="00B424AB">
        <w:rPr>
          <w:rFonts w:ascii="Arial" w:eastAsia="Times New Roman" w:hAnsi="Arial" w:cs="Arial"/>
          <w:bCs/>
          <w:sz w:val="24"/>
        </w:rPr>
        <w:t>;</w:t>
      </w:r>
    </w:p>
    <w:p w14:paraId="6D6755DE" w14:textId="17AC5B53" w:rsidR="00E524E8" w:rsidRPr="0055038E" w:rsidRDefault="00B424AB" w:rsidP="0055038E">
      <w:pPr>
        <w:pStyle w:val="PargrafodaLista"/>
        <w:numPr>
          <w:ilvl w:val="0"/>
          <w:numId w:val="33"/>
        </w:numPr>
        <w:spacing w:after="120" w:line="360" w:lineRule="auto"/>
        <w:jc w:val="both"/>
        <w:rPr>
          <w:rFonts w:ascii="Arial" w:eastAsia="Times New Roman" w:hAnsi="Arial" w:cs="Arial"/>
          <w:bCs/>
          <w:sz w:val="24"/>
        </w:rPr>
      </w:pPr>
      <w:r w:rsidRPr="0055038E">
        <w:rPr>
          <w:rFonts w:ascii="Arial" w:eastAsia="Times New Roman" w:hAnsi="Arial" w:cs="Arial"/>
          <w:bCs/>
          <w:sz w:val="24"/>
        </w:rPr>
        <w:lastRenderedPageBreak/>
        <w:t>Ética</w:t>
      </w:r>
      <w:r w:rsidR="00E524E8" w:rsidRPr="0055038E">
        <w:rPr>
          <w:rFonts w:ascii="Arial" w:eastAsia="Times New Roman" w:hAnsi="Arial" w:cs="Arial"/>
          <w:bCs/>
          <w:sz w:val="24"/>
        </w:rPr>
        <w:t xml:space="preserve"> e humanização</w:t>
      </w:r>
      <w:r>
        <w:rPr>
          <w:rFonts w:ascii="Arial" w:eastAsia="Times New Roman" w:hAnsi="Arial" w:cs="Arial"/>
          <w:bCs/>
          <w:sz w:val="24"/>
        </w:rPr>
        <w:t>;</w:t>
      </w:r>
    </w:p>
    <w:p w14:paraId="30560495" w14:textId="7E8283C0" w:rsidR="00881005" w:rsidRPr="00881005" w:rsidRDefault="00B424AB" w:rsidP="0055038E">
      <w:pPr>
        <w:pStyle w:val="PargrafodaLista"/>
        <w:numPr>
          <w:ilvl w:val="0"/>
          <w:numId w:val="33"/>
        </w:numPr>
        <w:spacing w:after="120" w:line="360" w:lineRule="auto"/>
        <w:jc w:val="both"/>
        <w:rPr>
          <w:rFonts w:ascii="Arial" w:hAnsi="Arial" w:cs="Arial"/>
          <w:bCs/>
        </w:rPr>
      </w:pPr>
      <w:r w:rsidRPr="0055038E">
        <w:rPr>
          <w:rFonts w:ascii="Arial" w:eastAsia="Times New Roman" w:hAnsi="Arial" w:cs="Arial"/>
          <w:bCs/>
          <w:sz w:val="24"/>
        </w:rPr>
        <w:t>Resiliência</w:t>
      </w:r>
      <w:r w:rsidR="00E524E8" w:rsidRPr="0055038E">
        <w:rPr>
          <w:rFonts w:ascii="Arial" w:eastAsia="Times New Roman" w:hAnsi="Arial" w:cs="Arial"/>
          <w:bCs/>
          <w:sz w:val="24"/>
        </w:rPr>
        <w:t xml:space="preserve"> emocional</w:t>
      </w:r>
      <w:r>
        <w:rPr>
          <w:rFonts w:ascii="Arial" w:eastAsia="Times New Roman" w:hAnsi="Arial" w:cs="Arial"/>
          <w:bCs/>
          <w:sz w:val="24"/>
        </w:rPr>
        <w:t>;</w:t>
      </w:r>
    </w:p>
    <w:p w14:paraId="6EFAA75C" w14:textId="204765D4" w:rsidR="00E524E8" w:rsidRPr="0055038E" w:rsidRDefault="00B424AB" w:rsidP="0055038E">
      <w:pPr>
        <w:pStyle w:val="PargrafodaLista"/>
        <w:numPr>
          <w:ilvl w:val="0"/>
          <w:numId w:val="33"/>
        </w:numPr>
        <w:spacing w:after="120" w:line="360" w:lineRule="auto"/>
        <w:jc w:val="both"/>
        <w:rPr>
          <w:rFonts w:ascii="Arial" w:hAnsi="Arial" w:cs="Arial"/>
          <w:bCs/>
        </w:rPr>
      </w:pPr>
      <w:r>
        <w:rPr>
          <w:rFonts w:ascii="Arial" w:eastAsia="Times New Roman" w:hAnsi="Arial" w:cs="Arial"/>
          <w:bCs/>
          <w:sz w:val="24"/>
        </w:rPr>
        <w:t>Competências</w:t>
      </w:r>
      <w:r w:rsidR="00881005">
        <w:rPr>
          <w:rFonts w:ascii="Arial" w:eastAsia="Times New Roman" w:hAnsi="Arial" w:cs="Arial"/>
          <w:bCs/>
          <w:sz w:val="24"/>
        </w:rPr>
        <w:t xml:space="preserve"> na administração de medicamento</w:t>
      </w:r>
      <w:r>
        <w:rPr>
          <w:rFonts w:ascii="Arial" w:eastAsia="Times New Roman" w:hAnsi="Arial" w:cs="Arial"/>
          <w:bCs/>
          <w:sz w:val="24"/>
        </w:rPr>
        <w:t>.</w:t>
      </w:r>
    </w:p>
    <w:p w14:paraId="20F36F75" w14:textId="4BA8C85B" w:rsidR="00E524E8" w:rsidRPr="00C142AD" w:rsidRDefault="00E524E8" w:rsidP="0055038E">
      <w:pPr>
        <w:spacing w:after="120" w:line="360" w:lineRule="auto"/>
        <w:ind w:left="349" w:hanging="360"/>
        <w:jc w:val="both"/>
        <w:rPr>
          <w:rFonts w:ascii="Arial" w:eastAsia="Times New Roman" w:hAnsi="Arial" w:cs="Arial"/>
          <w:b/>
          <w:sz w:val="24"/>
        </w:rPr>
      </w:pPr>
      <w:r w:rsidRPr="00C142AD">
        <w:rPr>
          <w:rFonts w:ascii="Arial" w:eastAsia="Times New Roman" w:hAnsi="Arial" w:cs="Arial"/>
          <w:b/>
          <w:sz w:val="24"/>
        </w:rPr>
        <w:t>1.</w:t>
      </w:r>
      <w:r w:rsidR="00B424AB" w:rsidRPr="00C142AD">
        <w:rPr>
          <w:rFonts w:ascii="Arial" w:eastAsia="Times New Roman" w:hAnsi="Arial" w:cs="Arial"/>
          <w:b/>
          <w:sz w:val="24"/>
        </w:rPr>
        <w:t>6. DOENÇAS</w:t>
      </w:r>
      <w:r w:rsidRPr="00C142AD">
        <w:rPr>
          <w:rFonts w:ascii="Arial" w:eastAsia="Times New Roman" w:hAnsi="Arial" w:cs="Arial"/>
          <w:b/>
          <w:sz w:val="24"/>
        </w:rPr>
        <w:t xml:space="preserve"> MAIS CORRENTES IDENTIFICADAS DURANTE OS SEIS MESES DE ESTÁGIOS. </w:t>
      </w:r>
    </w:p>
    <w:p w14:paraId="360798DF" w14:textId="77777777" w:rsidR="00E524E8" w:rsidRPr="00B424AB" w:rsidRDefault="00E524E8" w:rsidP="0055038E">
      <w:pPr>
        <w:spacing w:after="120" w:line="360" w:lineRule="auto"/>
        <w:ind w:right="720"/>
        <w:jc w:val="both"/>
        <w:rPr>
          <w:rFonts w:ascii="Arial" w:hAnsi="Arial" w:cs="Arial"/>
          <w:b/>
          <w:bCs/>
          <w:sz w:val="24"/>
          <w:szCs w:val="24"/>
        </w:rPr>
      </w:pPr>
      <w:r w:rsidRPr="00B424AB">
        <w:rPr>
          <w:rFonts w:ascii="Arial" w:hAnsi="Arial" w:cs="Arial"/>
          <w:b/>
          <w:bCs/>
          <w:sz w:val="24"/>
          <w:szCs w:val="24"/>
        </w:rPr>
        <w:t>Outubro</w:t>
      </w:r>
    </w:p>
    <w:p w14:paraId="5C8073C8" w14:textId="77777777" w:rsidR="00E524E8" w:rsidRPr="00C142AD" w:rsidRDefault="00E524E8" w:rsidP="0055038E">
      <w:pPr>
        <w:numPr>
          <w:ilvl w:val="0"/>
          <w:numId w:val="19"/>
        </w:numPr>
        <w:spacing w:after="120" w:line="360" w:lineRule="auto"/>
        <w:ind w:right="720"/>
        <w:contextualSpacing/>
        <w:jc w:val="both"/>
        <w:rPr>
          <w:rFonts w:ascii="Arial" w:hAnsi="Arial" w:cs="Arial"/>
          <w:sz w:val="24"/>
          <w:szCs w:val="24"/>
        </w:rPr>
      </w:pPr>
      <w:r w:rsidRPr="00C142AD">
        <w:rPr>
          <w:rFonts w:ascii="Arial" w:hAnsi="Arial" w:cs="Arial"/>
          <w:sz w:val="24"/>
          <w:szCs w:val="24"/>
        </w:rPr>
        <w:t>Malária</w:t>
      </w:r>
    </w:p>
    <w:p w14:paraId="46E6B884" w14:textId="1F56AE00" w:rsidR="00E524E8" w:rsidRPr="00C142AD" w:rsidRDefault="00E524E8" w:rsidP="0055038E">
      <w:pPr>
        <w:numPr>
          <w:ilvl w:val="0"/>
          <w:numId w:val="19"/>
        </w:numPr>
        <w:spacing w:after="120" w:line="360" w:lineRule="auto"/>
        <w:ind w:right="720"/>
        <w:contextualSpacing/>
        <w:jc w:val="both"/>
        <w:rPr>
          <w:rFonts w:ascii="Arial" w:hAnsi="Arial" w:cs="Arial"/>
          <w:sz w:val="24"/>
          <w:szCs w:val="24"/>
        </w:rPr>
      </w:pPr>
      <w:r w:rsidRPr="00C142AD">
        <w:rPr>
          <w:rFonts w:ascii="Arial" w:hAnsi="Arial" w:cs="Arial"/>
          <w:sz w:val="24"/>
          <w:szCs w:val="24"/>
        </w:rPr>
        <w:t xml:space="preserve">Febre </w:t>
      </w:r>
      <w:r w:rsidR="00B424AB" w:rsidRPr="00C142AD">
        <w:rPr>
          <w:rFonts w:ascii="Arial" w:hAnsi="Arial" w:cs="Arial"/>
          <w:sz w:val="24"/>
          <w:szCs w:val="24"/>
        </w:rPr>
        <w:t>tifoide</w:t>
      </w:r>
      <w:r w:rsidRPr="00C142AD">
        <w:rPr>
          <w:rFonts w:ascii="Arial" w:hAnsi="Arial" w:cs="Arial"/>
          <w:sz w:val="24"/>
          <w:szCs w:val="24"/>
        </w:rPr>
        <w:t xml:space="preserve"> </w:t>
      </w:r>
    </w:p>
    <w:p w14:paraId="1C417945" w14:textId="77777777" w:rsidR="00E524E8" w:rsidRPr="00C142AD" w:rsidRDefault="00E524E8" w:rsidP="0055038E">
      <w:pPr>
        <w:numPr>
          <w:ilvl w:val="0"/>
          <w:numId w:val="19"/>
        </w:numPr>
        <w:spacing w:after="120" w:line="360" w:lineRule="auto"/>
        <w:ind w:right="720"/>
        <w:contextualSpacing/>
        <w:jc w:val="both"/>
        <w:rPr>
          <w:rFonts w:ascii="Arial" w:hAnsi="Arial" w:cs="Arial"/>
          <w:sz w:val="24"/>
          <w:szCs w:val="24"/>
        </w:rPr>
      </w:pPr>
      <w:r w:rsidRPr="00C142AD">
        <w:rPr>
          <w:rFonts w:ascii="Arial" w:hAnsi="Arial" w:cs="Arial"/>
          <w:sz w:val="24"/>
          <w:szCs w:val="24"/>
        </w:rPr>
        <w:t>Gastrite</w:t>
      </w:r>
    </w:p>
    <w:p w14:paraId="2DB02707" w14:textId="524CC74F" w:rsidR="00E524E8" w:rsidRPr="00C142AD" w:rsidRDefault="00B424AB" w:rsidP="0055038E">
      <w:pPr>
        <w:numPr>
          <w:ilvl w:val="0"/>
          <w:numId w:val="19"/>
        </w:numPr>
        <w:spacing w:after="120" w:line="360" w:lineRule="auto"/>
        <w:ind w:right="720"/>
        <w:contextualSpacing/>
        <w:jc w:val="both"/>
        <w:rPr>
          <w:rFonts w:ascii="Arial" w:hAnsi="Arial" w:cs="Arial"/>
          <w:sz w:val="24"/>
          <w:szCs w:val="24"/>
        </w:rPr>
      </w:pPr>
      <w:r w:rsidRPr="00C142AD">
        <w:rPr>
          <w:rFonts w:ascii="Arial" w:hAnsi="Arial" w:cs="Arial"/>
          <w:sz w:val="24"/>
          <w:szCs w:val="24"/>
        </w:rPr>
        <w:t>Hipertensão</w:t>
      </w:r>
      <w:r w:rsidR="00E524E8" w:rsidRPr="00C142AD">
        <w:rPr>
          <w:rFonts w:ascii="Arial" w:hAnsi="Arial" w:cs="Arial"/>
          <w:sz w:val="24"/>
          <w:szCs w:val="24"/>
        </w:rPr>
        <w:t xml:space="preserve"> arterial </w:t>
      </w:r>
    </w:p>
    <w:p w14:paraId="59D60325" w14:textId="77777777" w:rsidR="00E524E8" w:rsidRPr="00C142AD" w:rsidRDefault="00E524E8" w:rsidP="0055038E">
      <w:pPr>
        <w:numPr>
          <w:ilvl w:val="0"/>
          <w:numId w:val="19"/>
        </w:numPr>
        <w:spacing w:after="120" w:line="360" w:lineRule="auto"/>
        <w:ind w:right="720"/>
        <w:contextualSpacing/>
        <w:jc w:val="both"/>
        <w:rPr>
          <w:rFonts w:ascii="Arial" w:hAnsi="Arial" w:cs="Arial"/>
          <w:sz w:val="24"/>
          <w:szCs w:val="24"/>
        </w:rPr>
      </w:pPr>
      <w:r w:rsidRPr="00C142AD">
        <w:rPr>
          <w:rFonts w:ascii="Arial" w:hAnsi="Arial" w:cs="Arial"/>
          <w:sz w:val="24"/>
          <w:szCs w:val="24"/>
        </w:rPr>
        <w:t>HIV</w:t>
      </w:r>
    </w:p>
    <w:p w14:paraId="024386D9" w14:textId="77777777" w:rsidR="00E524E8" w:rsidRPr="00B424AB" w:rsidRDefault="00E524E8" w:rsidP="0055038E">
      <w:pPr>
        <w:spacing w:after="120" w:line="360" w:lineRule="auto"/>
        <w:ind w:right="720"/>
        <w:contextualSpacing/>
        <w:jc w:val="both"/>
        <w:rPr>
          <w:rFonts w:ascii="Arial" w:hAnsi="Arial" w:cs="Arial"/>
          <w:b/>
          <w:bCs/>
          <w:sz w:val="24"/>
          <w:szCs w:val="24"/>
        </w:rPr>
      </w:pPr>
      <w:r w:rsidRPr="00B424AB">
        <w:rPr>
          <w:rFonts w:ascii="Arial" w:hAnsi="Arial" w:cs="Arial"/>
          <w:b/>
          <w:bCs/>
          <w:sz w:val="24"/>
          <w:szCs w:val="24"/>
        </w:rPr>
        <w:t>Novembro</w:t>
      </w:r>
    </w:p>
    <w:p w14:paraId="7398F597" w14:textId="77777777" w:rsidR="00E524E8" w:rsidRPr="0055038E" w:rsidRDefault="00E524E8" w:rsidP="0055038E">
      <w:pPr>
        <w:pStyle w:val="PargrafodaLista"/>
        <w:numPr>
          <w:ilvl w:val="0"/>
          <w:numId w:val="21"/>
        </w:numPr>
        <w:spacing w:after="120" w:line="360" w:lineRule="auto"/>
        <w:ind w:right="720"/>
        <w:jc w:val="both"/>
        <w:rPr>
          <w:rFonts w:ascii="Arial" w:eastAsiaTheme="minorHAnsi" w:hAnsi="Arial" w:cs="Arial"/>
          <w:color w:val="auto"/>
          <w:sz w:val="24"/>
          <w:szCs w:val="24"/>
          <w:lang w:eastAsia="en-US"/>
        </w:rPr>
      </w:pPr>
      <w:r w:rsidRPr="0055038E">
        <w:rPr>
          <w:rFonts w:ascii="Arial" w:eastAsiaTheme="minorHAnsi" w:hAnsi="Arial" w:cs="Arial"/>
          <w:color w:val="auto"/>
          <w:sz w:val="24"/>
          <w:szCs w:val="24"/>
          <w:lang w:eastAsia="en-US"/>
        </w:rPr>
        <w:t>Malária grave</w:t>
      </w:r>
    </w:p>
    <w:p w14:paraId="4E129BFE" w14:textId="77777777" w:rsidR="00E524E8" w:rsidRPr="0055038E" w:rsidRDefault="00E524E8" w:rsidP="0055038E">
      <w:pPr>
        <w:pStyle w:val="PargrafodaLista"/>
        <w:numPr>
          <w:ilvl w:val="0"/>
          <w:numId w:val="21"/>
        </w:numPr>
        <w:spacing w:after="120" w:line="360" w:lineRule="auto"/>
        <w:ind w:right="720"/>
        <w:jc w:val="both"/>
        <w:rPr>
          <w:rFonts w:ascii="Arial" w:eastAsiaTheme="minorHAnsi" w:hAnsi="Arial" w:cs="Arial"/>
          <w:color w:val="auto"/>
          <w:sz w:val="24"/>
          <w:szCs w:val="24"/>
          <w:lang w:eastAsia="en-US"/>
        </w:rPr>
      </w:pPr>
      <w:r w:rsidRPr="0055038E">
        <w:rPr>
          <w:rFonts w:ascii="Arial" w:eastAsiaTheme="minorHAnsi" w:hAnsi="Arial" w:cs="Arial"/>
          <w:color w:val="auto"/>
          <w:sz w:val="24"/>
          <w:szCs w:val="24"/>
          <w:lang w:eastAsia="en-US"/>
        </w:rPr>
        <w:t>Pneumonia</w:t>
      </w:r>
    </w:p>
    <w:p w14:paraId="3AF72CAD" w14:textId="5B57E8FC" w:rsidR="00E524E8" w:rsidRPr="00C142AD" w:rsidRDefault="00B424AB" w:rsidP="0055038E">
      <w:pPr>
        <w:pStyle w:val="PargrafodaLista"/>
        <w:numPr>
          <w:ilvl w:val="0"/>
          <w:numId w:val="21"/>
        </w:numPr>
        <w:spacing w:after="120" w:line="360" w:lineRule="auto"/>
        <w:ind w:right="720"/>
        <w:jc w:val="both"/>
        <w:rPr>
          <w:rFonts w:ascii="Arial" w:eastAsiaTheme="minorHAnsi" w:hAnsi="Arial" w:cs="Arial"/>
          <w:color w:val="auto"/>
          <w:sz w:val="24"/>
          <w:szCs w:val="24"/>
          <w:lang w:eastAsia="en-US"/>
        </w:rPr>
      </w:pPr>
      <w:r w:rsidRPr="00C142AD">
        <w:rPr>
          <w:rFonts w:ascii="Arial" w:eastAsiaTheme="minorHAnsi" w:hAnsi="Arial" w:cs="Arial"/>
          <w:color w:val="auto"/>
          <w:sz w:val="24"/>
          <w:szCs w:val="24"/>
          <w:lang w:eastAsia="en-US"/>
        </w:rPr>
        <w:t>Drepanocitose</w:t>
      </w:r>
      <w:r w:rsidR="00E524E8" w:rsidRPr="00C142AD">
        <w:rPr>
          <w:rFonts w:ascii="Arial" w:eastAsiaTheme="minorHAnsi" w:hAnsi="Arial" w:cs="Arial"/>
          <w:color w:val="auto"/>
          <w:sz w:val="24"/>
          <w:szCs w:val="24"/>
          <w:lang w:eastAsia="en-US"/>
        </w:rPr>
        <w:t xml:space="preserve"> </w:t>
      </w:r>
    </w:p>
    <w:p w14:paraId="3779B4AD" w14:textId="393EB46D" w:rsidR="00E524E8" w:rsidRPr="00C142AD" w:rsidRDefault="00E524E8" w:rsidP="0055038E">
      <w:pPr>
        <w:pStyle w:val="PargrafodaLista"/>
        <w:numPr>
          <w:ilvl w:val="0"/>
          <w:numId w:val="21"/>
        </w:numPr>
        <w:spacing w:after="120" w:line="360" w:lineRule="auto"/>
        <w:ind w:right="720"/>
        <w:jc w:val="both"/>
        <w:rPr>
          <w:rFonts w:ascii="Arial" w:eastAsiaTheme="minorHAnsi" w:hAnsi="Arial" w:cs="Arial"/>
          <w:color w:val="auto"/>
          <w:sz w:val="24"/>
          <w:szCs w:val="24"/>
          <w:lang w:eastAsia="en-US"/>
        </w:rPr>
      </w:pPr>
      <w:r w:rsidRPr="00C142AD">
        <w:rPr>
          <w:rFonts w:ascii="Arial" w:eastAsiaTheme="minorHAnsi" w:hAnsi="Arial" w:cs="Arial"/>
          <w:color w:val="auto"/>
          <w:sz w:val="24"/>
          <w:szCs w:val="24"/>
          <w:lang w:eastAsia="en-US"/>
        </w:rPr>
        <w:t xml:space="preserve">Febre </w:t>
      </w:r>
      <w:r w:rsidR="00B424AB" w:rsidRPr="00C142AD">
        <w:rPr>
          <w:rFonts w:ascii="Arial" w:eastAsiaTheme="minorHAnsi" w:hAnsi="Arial" w:cs="Arial"/>
          <w:color w:val="auto"/>
          <w:sz w:val="24"/>
          <w:szCs w:val="24"/>
          <w:lang w:eastAsia="en-US"/>
        </w:rPr>
        <w:t>tifoide</w:t>
      </w:r>
    </w:p>
    <w:p w14:paraId="531523CB" w14:textId="77777777" w:rsidR="00E524E8" w:rsidRPr="00B424AB" w:rsidRDefault="00E524E8" w:rsidP="0055038E">
      <w:pPr>
        <w:spacing w:after="120" w:line="360" w:lineRule="auto"/>
        <w:ind w:right="720"/>
        <w:rPr>
          <w:rFonts w:ascii="Arial" w:hAnsi="Arial" w:cs="Arial"/>
          <w:b/>
          <w:bCs/>
          <w:sz w:val="28"/>
          <w:szCs w:val="28"/>
        </w:rPr>
      </w:pPr>
      <w:r w:rsidRPr="00B424AB">
        <w:rPr>
          <w:rFonts w:ascii="Arial" w:hAnsi="Arial" w:cs="Arial"/>
          <w:b/>
          <w:bCs/>
          <w:sz w:val="28"/>
          <w:szCs w:val="28"/>
        </w:rPr>
        <w:t xml:space="preserve">Janeiro </w:t>
      </w:r>
    </w:p>
    <w:p w14:paraId="6D0AFF81" w14:textId="77777777" w:rsidR="00E524E8" w:rsidRPr="00C142AD" w:rsidRDefault="00E524E8" w:rsidP="0055038E">
      <w:pPr>
        <w:pStyle w:val="PargrafodaLista"/>
        <w:numPr>
          <w:ilvl w:val="0"/>
          <w:numId w:val="22"/>
        </w:numPr>
        <w:spacing w:after="120" w:line="360" w:lineRule="auto"/>
        <w:ind w:right="720"/>
        <w:jc w:val="both"/>
        <w:rPr>
          <w:rFonts w:ascii="Arial" w:hAnsi="Arial" w:cs="Arial"/>
          <w:sz w:val="24"/>
          <w:szCs w:val="24"/>
        </w:rPr>
      </w:pPr>
      <w:r w:rsidRPr="00C142AD">
        <w:rPr>
          <w:rFonts w:ascii="Arial" w:hAnsi="Arial" w:cs="Arial"/>
          <w:sz w:val="24"/>
          <w:szCs w:val="24"/>
        </w:rPr>
        <w:t>Malária</w:t>
      </w:r>
    </w:p>
    <w:p w14:paraId="59F8F31E" w14:textId="77777777" w:rsidR="00E524E8" w:rsidRPr="00C142AD" w:rsidRDefault="00E524E8" w:rsidP="0055038E">
      <w:pPr>
        <w:pStyle w:val="PargrafodaLista"/>
        <w:numPr>
          <w:ilvl w:val="0"/>
          <w:numId w:val="22"/>
        </w:numPr>
        <w:spacing w:after="120" w:line="360" w:lineRule="auto"/>
        <w:ind w:right="720"/>
        <w:jc w:val="both"/>
        <w:rPr>
          <w:rFonts w:ascii="Arial" w:hAnsi="Arial" w:cs="Arial"/>
          <w:sz w:val="24"/>
          <w:szCs w:val="24"/>
        </w:rPr>
      </w:pPr>
      <w:r w:rsidRPr="00C142AD">
        <w:rPr>
          <w:rFonts w:ascii="Arial" w:hAnsi="Arial" w:cs="Arial"/>
          <w:sz w:val="24"/>
          <w:szCs w:val="24"/>
        </w:rPr>
        <w:t xml:space="preserve">Marasmo </w:t>
      </w:r>
    </w:p>
    <w:p w14:paraId="3E93BE75" w14:textId="4401B925" w:rsidR="00E524E8" w:rsidRPr="00C142AD" w:rsidRDefault="00E524E8" w:rsidP="0055038E">
      <w:pPr>
        <w:pStyle w:val="PargrafodaLista"/>
        <w:numPr>
          <w:ilvl w:val="0"/>
          <w:numId w:val="22"/>
        </w:numPr>
        <w:spacing w:after="120" w:line="360" w:lineRule="auto"/>
        <w:ind w:right="720"/>
        <w:jc w:val="both"/>
        <w:rPr>
          <w:rFonts w:ascii="Arial" w:hAnsi="Arial" w:cs="Arial"/>
          <w:sz w:val="24"/>
          <w:szCs w:val="24"/>
        </w:rPr>
      </w:pPr>
      <w:r w:rsidRPr="00C142AD">
        <w:rPr>
          <w:rFonts w:ascii="Arial" w:hAnsi="Arial" w:cs="Arial"/>
          <w:sz w:val="24"/>
          <w:szCs w:val="24"/>
        </w:rPr>
        <w:t xml:space="preserve">Febre </w:t>
      </w:r>
      <w:r w:rsidR="00B424AB" w:rsidRPr="00C142AD">
        <w:rPr>
          <w:rFonts w:ascii="Arial" w:hAnsi="Arial" w:cs="Arial"/>
          <w:sz w:val="24"/>
          <w:szCs w:val="24"/>
        </w:rPr>
        <w:t>tifoide</w:t>
      </w:r>
    </w:p>
    <w:p w14:paraId="44FE724F" w14:textId="77777777" w:rsidR="00E524E8" w:rsidRPr="00C142AD" w:rsidRDefault="00E524E8" w:rsidP="0055038E">
      <w:pPr>
        <w:pStyle w:val="PargrafodaLista"/>
        <w:numPr>
          <w:ilvl w:val="0"/>
          <w:numId w:val="22"/>
        </w:numPr>
        <w:spacing w:after="120" w:line="360" w:lineRule="auto"/>
        <w:ind w:right="720"/>
        <w:jc w:val="both"/>
        <w:rPr>
          <w:rFonts w:ascii="Arial" w:hAnsi="Arial" w:cs="Arial"/>
          <w:sz w:val="24"/>
          <w:szCs w:val="24"/>
        </w:rPr>
      </w:pPr>
      <w:r w:rsidRPr="00C142AD">
        <w:rPr>
          <w:rFonts w:ascii="Arial" w:hAnsi="Arial" w:cs="Arial"/>
          <w:sz w:val="24"/>
          <w:szCs w:val="24"/>
        </w:rPr>
        <w:t xml:space="preserve">Kwashiorkor </w:t>
      </w:r>
    </w:p>
    <w:p w14:paraId="70741870" w14:textId="77777777" w:rsidR="00E524E8" w:rsidRPr="00B424AB" w:rsidRDefault="00E524E8" w:rsidP="0055038E">
      <w:pPr>
        <w:spacing w:after="120" w:line="360" w:lineRule="auto"/>
        <w:ind w:right="720"/>
        <w:rPr>
          <w:rFonts w:ascii="Arial" w:hAnsi="Arial" w:cs="Arial"/>
          <w:b/>
          <w:bCs/>
          <w:sz w:val="24"/>
          <w:szCs w:val="24"/>
        </w:rPr>
      </w:pPr>
      <w:r w:rsidRPr="00B424AB">
        <w:rPr>
          <w:rFonts w:ascii="Arial" w:hAnsi="Arial" w:cs="Arial"/>
          <w:b/>
          <w:bCs/>
          <w:sz w:val="24"/>
          <w:szCs w:val="24"/>
        </w:rPr>
        <w:t>Fevereiro</w:t>
      </w:r>
    </w:p>
    <w:p w14:paraId="30DA756D" w14:textId="77777777" w:rsidR="00E524E8" w:rsidRPr="0055038E" w:rsidRDefault="00E524E8" w:rsidP="0055038E">
      <w:pPr>
        <w:pStyle w:val="PargrafodaLista"/>
        <w:numPr>
          <w:ilvl w:val="0"/>
          <w:numId w:val="22"/>
        </w:numPr>
        <w:spacing w:after="120" w:line="360" w:lineRule="auto"/>
        <w:ind w:right="720"/>
        <w:jc w:val="both"/>
        <w:rPr>
          <w:rFonts w:ascii="Arial" w:hAnsi="Arial" w:cs="Arial"/>
        </w:rPr>
      </w:pPr>
      <w:r w:rsidRPr="0055038E">
        <w:rPr>
          <w:rFonts w:ascii="Arial" w:hAnsi="Arial" w:cs="Arial"/>
        </w:rPr>
        <w:t>Malária</w:t>
      </w:r>
    </w:p>
    <w:p w14:paraId="47D7B070" w14:textId="1CC82436" w:rsidR="00E524E8" w:rsidRPr="00C142AD" w:rsidRDefault="00B424AB" w:rsidP="0055038E">
      <w:pPr>
        <w:pStyle w:val="PargrafodaLista"/>
        <w:numPr>
          <w:ilvl w:val="0"/>
          <w:numId w:val="22"/>
        </w:numPr>
        <w:spacing w:after="120" w:line="360" w:lineRule="auto"/>
        <w:ind w:right="720"/>
        <w:jc w:val="both"/>
        <w:rPr>
          <w:rFonts w:ascii="Arial" w:hAnsi="Arial" w:cs="Arial"/>
        </w:rPr>
      </w:pPr>
      <w:r w:rsidRPr="00C142AD">
        <w:rPr>
          <w:rFonts w:ascii="Arial" w:hAnsi="Arial" w:cs="Arial"/>
        </w:rPr>
        <w:t>Doenças</w:t>
      </w:r>
      <w:r w:rsidR="00E524E8" w:rsidRPr="00C142AD">
        <w:rPr>
          <w:rFonts w:ascii="Arial" w:hAnsi="Arial" w:cs="Arial"/>
        </w:rPr>
        <w:t xml:space="preserve"> Hipertensivas</w:t>
      </w:r>
    </w:p>
    <w:p w14:paraId="38988A5C" w14:textId="77777777" w:rsidR="00E524E8" w:rsidRPr="00C142AD" w:rsidRDefault="00E524E8" w:rsidP="0055038E">
      <w:pPr>
        <w:pStyle w:val="PargrafodaLista"/>
        <w:numPr>
          <w:ilvl w:val="0"/>
          <w:numId w:val="22"/>
        </w:numPr>
        <w:spacing w:after="120" w:line="360" w:lineRule="auto"/>
        <w:ind w:right="720"/>
        <w:jc w:val="both"/>
        <w:rPr>
          <w:rFonts w:ascii="Arial" w:hAnsi="Arial" w:cs="Arial"/>
        </w:rPr>
      </w:pPr>
      <w:r w:rsidRPr="00C142AD">
        <w:rPr>
          <w:rFonts w:ascii="Arial" w:hAnsi="Arial" w:cs="Arial"/>
        </w:rPr>
        <w:t>A</w:t>
      </w:r>
      <w:r w:rsidR="0055038E">
        <w:rPr>
          <w:rFonts w:ascii="Arial" w:hAnsi="Arial" w:cs="Arial"/>
        </w:rPr>
        <w:t>meaça</w:t>
      </w:r>
      <w:r w:rsidRPr="00C142AD">
        <w:rPr>
          <w:rFonts w:ascii="Arial" w:hAnsi="Arial" w:cs="Arial"/>
        </w:rPr>
        <w:t xml:space="preserve"> de aborto</w:t>
      </w:r>
    </w:p>
    <w:p w14:paraId="4F00C4D0" w14:textId="77777777" w:rsidR="00E524E8" w:rsidRPr="00B424AB" w:rsidRDefault="00E524E8" w:rsidP="0055038E">
      <w:pPr>
        <w:spacing w:after="120" w:line="360" w:lineRule="auto"/>
        <w:ind w:right="720"/>
        <w:rPr>
          <w:rFonts w:ascii="Arial" w:hAnsi="Arial" w:cs="Arial"/>
          <w:b/>
          <w:bCs/>
          <w:sz w:val="24"/>
          <w:szCs w:val="24"/>
        </w:rPr>
      </w:pPr>
      <w:r w:rsidRPr="00B424AB">
        <w:rPr>
          <w:rFonts w:ascii="Arial" w:hAnsi="Arial" w:cs="Arial"/>
          <w:b/>
          <w:bCs/>
        </w:rPr>
        <w:t xml:space="preserve"> </w:t>
      </w:r>
      <w:r w:rsidRPr="00B424AB">
        <w:rPr>
          <w:rFonts w:ascii="Arial" w:hAnsi="Arial" w:cs="Arial"/>
          <w:b/>
          <w:bCs/>
          <w:sz w:val="24"/>
          <w:szCs w:val="24"/>
        </w:rPr>
        <w:t>Março</w:t>
      </w:r>
    </w:p>
    <w:p w14:paraId="6B8B2DC9" w14:textId="77777777" w:rsidR="00E524E8" w:rsidRPr="00C142AD" w:rsidRDefault="00E524E8" w:rsidP="0055038E">
      <w:pPr>
        <w:pStyle w:val="PargrafodaLista"/>
        <w:numPr>
          <w:ilvl w:val="0"/>
          <w:numId w:val="19"/>
        </w:numPr>
        <w:spacing w:after="120" w:line="360" w:lineRule="auto"/>
        <w:ind w:right="720"/>
        <w:jc w:val="both"/>
        <w:rPr>
          <w:rFonts w:ascii="Arial" w:hAnsi="Arial" w:cs="Arial"/>
          <w:szCs w:val="24"/>
        </w:rPr>
      </w:pPr>
      <w:r w:rsidRPr="00C142AD">
        <w:rPr>
          <w:rFonts w:ascii="Arial" w:hAnsi="Arial" w:cs="Arial"/>
          <w:szCs w:val="24"/>
        </w:rPr>
        <w:t>Malária</w:t>
      </w:r>
    </w:p>
    <w:p w14:paraId="55686A22" w14:textId="77777777" w:rsidR="003C492D" w:rsidRDefault="00E524E8" w:rsidP="0055038E">
      <w:pPr>
        <w:pStyle w:val="PargrafodaLista"/>
        <w:numPr>
          <w:ilvl w:val="0"/>
          <w:numId w:val="19"/>
        </w:numPr>
        <w:spacing w:after="120" w:line="360" w:lineRule="auto"/>
        <w:ind w:right="720"/>
        <w:jc w:val="both"/>
        <w:rPr>
          <w:rFonts w:ascii="Arial" w:hAnsi="Arial" w:cs="Arial"/>
          <w:szCs w:val="24"/>
        </w:rPr>
      </w:pPr>
      <w:r w:rsidRPr="00C142AD">
        <w:rPr>
          <w:rFonts w:ascii="Arial" w:hAnsi="Arial" w:cs="Arial"/>
          <w:szCs w:val="24"/>
        </w:rPr>
        <w:t>Gastrite</w:t>
      </w:r>
    </w:p>
    <w:p w14:paraId="21BC8CC5" w14:textId="77777777" w:rsidR="003C492D" w:rsidRDefault="003C492D">
      <w:pPr>
        <w:rPr>
          <w:rFonts w:ascii="Arial" w:eastAsia="Calibri" w:hAnsi="Arial" w:cs="Arial"/>
          <w:color w:val="000000"/>
          <w:szCs w:val="24"/>
          <w:lang w:eastAsia="pt-PT"/>
        </w:rPr>
      </w:pPr>
      <w:r>
        <w:rPr>
          <w:rFonts w:ascii="Arial" w:hAnsi="Arial" w:cs="Arial"/>
          <w:szCs w:val="24"/>
        </w:rPr>
        <w:br w:type="page"/>
      </w:r>
    </w:p>
    <w:p w14:paraId="5971230D" w14:textId="77777777" w:rsidR="003C492D" w:rsidRDefault="003C492D">
      <w:pPr>
        <w:rPr>
          <w:rFonts w:ascii="Arial" w:eastAsia="Calibri" w:hAnsi="Arial" w:cs="Arial"/>
          <w:color w:val="000000"/>
          <w:szCs w:val="24"/>
          <w:lang w:eastAsia="pt-PT"/>
        </w:rPr>
      </w:pPr>
    </w:p>
    <w:p w14:paraId="645AA07B" w14:textId="77777777" w:rsidR="000564B3" w:rsidRPr="00C142AD" w:rsidRDefault="000564B3" w:rsidP="000564B3">
      <w:pPr>
        <w:spacing w:line="360" w:lineRule="auto"/>
        <w:rPr>
          <w:rFonts w:ascii="Arial" w:hAnsi="Arial" w:cs="Arial"/>
          <w:b/>
          <w:bCs/>
          <w:sz w:val="24"/>
          <w:szCs w:val="24"/>
          <w:lang w:val="pt-BR"/>
        </w:rPr>
      </w:pPr>
    </w:p>
    <w:p w14:paraId="03CB8B12" w14:textId="77777777" w:rsidR="000564B3" w:rsidRPr="00C142AD" w:rsidRDefault="000564B3" w:rsidP="000564B3">
      <w:pPr>
        <w:spacing w:line="360" w:lineRule="auto"/>
        <w:rPr>
          <w:rFonts w:ascii="Arial" w:hAnsi="Arial" w:cs="Arial"/>
          <w:b/>
          <w:bCs/>
          <w:sz w:val="24"/>
          <w:szCs w:val="24"/>
          <w:lang w:val="pt-BR"/>
        </w:rPr>
      </w:pPr>
    </w:p>
    <w:p w14:paraId="32A2D2BC" w14:textId="77777777" w:rsidR="000564B3" w:rsidRPr="00C142AD" w:rsidRDefault="000564B3" w:rsidP="000564B3">
      <w:pPr>
        <w:spacing w:line="360" w:lineRule="auto"/>
        <w:rPr>
          <w:rFonts w:ascii="Arial" w:hAnsi="Arial" w:cs="Arial"/>
          <w:b/>
          <w:bCs/>
          <w:sz w:val="24"/>
          <w:szCs w:val="24"/>
          <w:lang w:val="pt-BR"/>
        </w:rPr>
      </w:pPr>
    </w:p>
    <w:p w14:paraId="2B7B3BAF" w14:textId="77777777" w:rsidR="000564B3" w:rsidRPr="00C142AD" w:rsidRDefault="000564B3" w:rsidP="000564B3">
      <w:pPr>
        <w:spacing w:line="360" w:lineRule="auto"/>
        <w:rPr>
          <w:rFonts w:ascii="Arial" w:hAnsi="Arial" w:cs="Arial"/>
          <w:b/>
          <w:bCs/>
          <w:sz w:val="24"/>
          <w:szCs w:val="24"/>
          <w:lang w:val="pt-BR"/>
        </w:rPr>
      </w:pPr>
    </w:p>
    <w:p w14:paraId="31AD63B2" w14:textId="77777777" w:rsidR="000564B3" w:rsidRPr="00C142AD" w:rsidRDefault="000564B3" w:rsidP="000564B3">
      <w:pPr>
        <w:spacing w:line="360" w:lineRule="auto"/>
        <w:rPr>
          <w:rFonts w:ascii="Arial" w:hAnsi="Arial" w:cs="Arial"/>
          <w:b/>
          <w:bCs/>
          <w:sz w:val="24"/>
          <w:szCs w:val="24"/>
          <w:lang w:val="pt-BR"/>
        </w:rPr>
      </w:pPr>
    </w:p>
    <w:p w14:paraId="63D66334" w14:textId="77777777" w:rsidR="000564B3" w:rsidRPr="00C142AD" w:rsidRDefault="000564B3" w:rsidP="000564B3">
      <w:pPr>
        <w:spacing w:line="360" w:lineRule="auto"/>
        <w:rPr>
          <w:rFonts w:ascii="Arial" w:hAnsi="Arial" w:cs="Arial"/>
          <w:b/>
          <w:bCs/>
          <w:sz w:val="24"/>
          <w:szCs w:val="24"/>
          <w:lang w:val="pt-BR"/>
        </w:rPr>
      </w:pPr>
    </w:p>
    <w:p w14:paraId="32A89CEE" w14:textId="77777777" w:rsidR="000564B3" w:rsidRPr="00C142AD" w:rsidRDefault="000564B3" w:rsidP="000564B3">
      <w:pPr>
        <w:spacing w:line="360" w:lineRule="auto"/>
        <w:jc w:val="center"/>
        <w:rPr>
          <w:rFonts w:ascii="Arial" w:hAnsi="Arial" w:cs="Arial"/>
          <w:b/>
          <w:bCs/>
          <w:sz w:val="24"/>
          <w:szCs w:val="24"/>
          <w:u w:val="single"/>
          <w:lang w:val="pt-BR"/>
        </w:rPr>
      </w:pPr>
    </w:p>
    <w:p w14:paraId="0999248A" w14:textId="77777777" w:rsidR="00E524E8" w:rsidRPr="00C142AD" w:rsidRDefault="00E524E8" w:rsidP="00E524E8">
      <w:pPr>
        <w:spacing w:after="139" w:line="246" w:lineRule="auto"/>
        <w:ind w:left="-1" w:hanging="10"/>
        <w:jc w:val="center"/>
        <w:rPr>
          <w:rFonts w:ascii="Arial" w:eastAsia="Times New Roman" w:hAnsi="Arial" w:cs="Arial"/>
          <w:b/>
          <w:sz w:val="24"/>
        </w:rPr>
      </w:pPr>
    </w:p>
    <w:p w14:paraId="531B7FF3" w14:textId="77777777" w:rsidR="00E524E8" w:rsidRPr="00C142AD" w:rsidRDefault="00E524E8" w:rsidP="00E524E8">
      <w:pPr>
        <w:spacing w:after="139" w:line="246" w:lineRule="auto"/>
        <w:ind w:left="-1" w:hanging="10"/>
        <w:jc w:val="center"/>
        <w:rPr>
          <w:rFonts w:ascii="Arial" w:eastAsia="Times New Roman" w:hAnsi="Arial" w:cs="Arial"/>
          <w:b/>
          <w:sz w:val="24"/>
        </w:rPr>
      </w:pPr>
    </w:p>
    <w:p w14:paraId="6108617F" w14:textId="77777777" w:rsidR="00E524E8" w:rsidRPr="00C142AD" w:rsidRDefault="00E524E8" w:rsidP="00E524E8">
      <w:pPr>
        <w:spacing w:after="139" w:line="246" w:lineRule="auto"/>
        <w:ind w:left="-1" w:hanging="10"/>
        <w:jc w:val="center"/>
        <w:rPr>
          <w:rFonts w:ascii="Arial" w:eastAsia="Times New Roman" w:hAnsi="Arial" w:cs="Arial"/>
          <w:b/>
          <w:sz w:val="24"/>
        </w:rPr>
      </w:pPr>
    </w:p>
    <w:p w14:paraId="19912546" w14:textId="77777777" w:rsidR="00E524E8" w:rsidRPr="00C142AD" w:rsidRDefault="00E524E8" w:rsidP="00E524E8">
      <w:pPr>
        <w:spacing w:after="139" w:line="246" w:lineRule="auto"/>
        <w:ind w:left="-1" w:hanging="10"/>
        <w:jc w:val="center"/>
        <w:rPr>
          <w:rFonts w:ascii="Arial" w:eastAsia="Times New Roman" w:hAnsi="Arial" w:cs="Arial"/>
          <w:b/>
          <w:sz w:val="24"/>
        </w:rPr>
      </w:pPr>
    </w:p>
    <w:p w14:paraId="704FA3A0" w14:textId="77777777" w:rsidR="00E524E8" w:rsidRPr="00C142AD" w:rsidRDefault="00E524E8" w:rsidP="00E524E8">
      <w:pPr>
        <w:spacing w:after="139" w:line="246" w:lineRule="auto"/>
        <w:ind w:left="-1" w:hanging="10"/>
        <w:jc w:val="center"/>
        <w:rPr>
          <w:rFonts w:ascii="Arial" w:eastAsia="Times New Roman" w:hAnsi="Arial" w:cs="Arial"/>
          <w:b/>
          <w:sz w:val="24"/>
        </w:rPr>
      </w:pPr>
    </w:p>
    <w:p w14:paraId="3A452FFB" w14:textId="77777777" w:rsidR="00E524E8" w:rsidRPr="00C142AD" w:rsidRDefault="00E524E8" w:rsidP="00E524E8">
      <w:pPr>
        <w:spacing w:after="139" w:line="246" w:lineRule="auto"/>
        <w:ind w:left="-1" w:hanging="10"/>
        <w:jc w:val="center"/>
        <w:rPr>
          <w:rFonts w:ascii="Arial" w:hAnsi="Arial" w:cs="Arial"/>
          <w:sz w:val="28"/>
          <w:szCs w:val="28"/>
        </w:rPr>
      </w:pPr>
      <w:r w:rsidRPr="00C142AD">
        <w:rPr>
          <w:rFonts w:ascii="Arial" w:eastAsia="Times New Roman" w:hAnsi="Arial" w:cs="Arial"/>
          <w:b/>
          <w:sz w:val="32"/>
          <w:szCs w:val="28"/>
        </w:rPr>
        <w:t>CAPÍTULO II. FUNDAMENTAÇÃO METODOLÓGICA</w:t>
      </w:r>
    </w:p>
    <w:p w14:paraId="0B4E7798" w14:textId="77777777" w:rsidR="000564B3" w:rsidRPr="00C142AD" w:rsidRDefault="000564B3" w:rsidP="000564B3">
      <w:pPr>
        <w:jc w:val="center"/>
        <w:rPr>
          <w:rFonts w:ascii="Arial" w:hAnsi="Arial" w:cs="Arial"/>
          <w:b/>
          <w:bCs/>
          <w:sz w:val="24"/>
          <w:szCs w:val="24"/>
          <w:lang w:val="pt-BR"/>
        </w:rPr>
      </w:pPr>
    </w:p>
    <w:p w14:paraId="5C4EB9AA" w14:textId="77777777" w:rsidR="00E524E8" w:rsidRPr="00C142AD" w:rsidRDefault="00E524E8" w:rsidP="000564B3">
      <w:pPr>
        <w:jc w:val="center"/>
        <w:rPr>
          <w:rFonts w:ascii="Arial" w:hAnsi="Arial" w:cs="Arial"/>
          <w:b/>
          <w:bCs/>
          <w:sz w:val="24"/>
          <w:szCs w:val="24"/>
          <w:lang w:val="pt-BR"/>
        </w:rPr>
      </w:pPr>
    </w:p>
    <w:p w14:paraId="5335987B" w14:textId="77777777" w:rsidR="00E524E8" w:rsidRPr="00C142AD" w:rsidRDefault="00E524E8">
      <w:pPr>
        <w:rPr>
          <w:rFonts w:ascii="Arial" w:hAnsi="Arial" w:cs="Arial"/>
          <w:b/>
          <w:bCs/>
          <w:sz w:val="24"/>
          <w:szCs w:val="24"/>
          <w:lang w:val="pt-BR"/>
        </w:rPr>
      </w:pPr>
      <w:r w:rsidRPr="00C142AD">
        <w:rPr>
          <w:rFonts w:ascii="Arial" w:hAnsi="Arial" w:cs="Arial"/>
          <w:b/>
          <w:bCs/>
          <w:sz w:val="24"/>
          <w:szCs w:val="24"/>
          <w:lang w:val="pt-BR"/>
        </w:rPr>
        <w:br w:type="page"/>
      </w:r>
    </w:p>
    <w:p w14:paraId="4A278BD6" w14:textId="77777777" w:rsidR="00E524E8" w:rsidRPr="00C142AD" w:rsidRDefault="00E524E8" w:rsidP="00E524E8">
      <w:pPr>
        <w:spacing w:after="139" w:line="246" w:lineRule="auto"/>
        <w:ind w:left="-1" w:hanging="10"/>
        <w:jc w:val="both"/>
        <w:rPr>
          <w:rFonts w:ascii="Arial" w:hAnsi="Arial" w:cs="Arial"/>
        </w:rPr>
      </w:pPr>
      <w:r w:rsidRPr="00C142AD">
        <w:rPr>
          <w:rFonts w:ascii="Arial" w:eastAsia="Times New Roman" w:hAnsi="Arial" w:cs="Arial"/>
          <w:b/>
          <w:sz w:val="24"/>
        </w:rPr>
        <w:lastRenderedPageBreak/>
        <w:t xml:space="preserve">CAPÍTULO II. FUNDAMENTAÇÃO METODOLÓGICA </w:t>
      </w:r>
    </w:p>
    <w:p w14:paraId="463DD993" w14:textId="7B01F131" w:rsidR="00E524E8" w:rsidRPr="00C142AD" w:rsidRDefault="004B5DE5" w:rsidP="004B5DE5">
      <w:pPr>
        <w:spacing w:after="143" w:line="360" w:lineRule="auto"/>
        <w:ind w:left="-1" w:hanging="10"/>
        <w:jc w:val="both"/>
        <w:rPr>
          <w:rFonts w:ascii="Arial" w:hAnsi="Arial" w:cs="Arial"/>
        </w:rPr>
      </w:pPr>
      <w:r w:rsidRPr="00C142AD">
        <w:rPr>
          <w:rFonts w:ascii="Arial" w:eastAsia="Times New Roman" w:hAnsi="Arial" w:cs="Arial"/>
          <w:sz w:val="24"/>
        </w:rPr>
        <w:t xml:space="preserve">Neste capítulo, pretendemos apresentar os resultados clínicos, inqueridos a partir do </w:t>
      </w:r>
      <w:r>
        <w:rPr>
          <w:rFonts w:ascii="Arial" w:eastAsia="Times New Roman" w:hAnsi="Arial" w:cs="Arial"/>
          <w:sz w:val="24"/>
        </w:rPr>
        <w:t xml:space="preserve">centro materno infantil do cunje </w:t>
      </w:r>
      <w:r w:rsidRPr="00C142AD">
        <w:rPr>
          <w:rFonts w:ascii="Arial" w:eastAsia="Times New Roman" w:hAnsi="Arial" w:cs="Arial"/>
          <w:sz w:val="24"/>
        </w:rPr>
        <w:t xml:space="preserve">ocorrido no dia </w:t>
      </w:r>
      <w:r>
        <w:rPr>
          <w:rFonts w:ascii="Arial" w:eastAsia="Times New Roman" w:hAnsi="Arial" w:cs="Arial"/>
          <w:b/>
          <w:sz w:val="24"/>
        </w:rPr>
        <w:t>30</w:t>
      </w:r>
      <w:r w:rsidRPr="00C142AD">
        <w:rPr>
          <w:rFonts w:ascii="Arial" w:eastAsia="Times New Roman" w:hAnsi="Arial" w:cs="Arial"/>
          <w:sz w:val="24"/>
        </w:rPr>
        <w:t xml:space="preserve"> do mês </w:t>
      </w:r>
      <w:r>
        <w:rPr>
          <w:rFonts w:ascii="Arial" w:eastAsia="Times New Roman" w:hAnsi="Arial" w:cs="Arial"/>
          <w:b/>
          <w:sz w:val="24"/>
        </w:rPr>
        <w:t xml:space="preserve">abril </w:t>
      </w:r>
      <w:r w:rsidRPr="00C142AD">
        <w:rPr>
          <w:rFonts w:ascii="Arial" w:eastAsia="Times New Roman" w:hAnsi="Arial" w:cs="Arial"/>
          <w:sz w:val="24"/>
        </w:rPr>
        <w:t xml:space="preserve">no ano de </w:t>
      </w:r>
      <w:r>
        <w:rPr>
          <w:rFonts w:ascii="Arial" w:eastAsia="Times New Roman" w:hAnsi="Arial" w:cs="Arial"/>
          <w:b/>
          <w:sz w:val="24"/>
        </w:rPr>
        <w:t>2026</w:t>
      </w:r>
      <w:r w:rsidRPr="00C142AD">
        <w:rPr>
          <w:rFonts w:ascii="Arial" w:eastAsia="Times New Roman" w:hAnsi="Arial" w:cs="Arial"/>
          <w:b/>
          <w:sz w:val="24"/>
        </w:rPr>
        <w:t>.</w:t>
      </w:r>
      <w:r w:rsidRPr="00C142AD">
        <w:rPr>
          <w:rFonts w:ascii="Arial" w:eastAsia="Times New Roman" w:hAnsi="Arial" w:cs="Arial"/>
          <w:sz w:val="24"/>
        </w:rPr>
        <w:t xml:space="preserve"> Tendo executado os cuidados de enfermagem ao paciente diagnosticado com</w:t>
      </w:r>
      <w:r>
        <w:rPr>
          <w:rFonts w:ascii="Arial" w:eastAsia="Times New Roman" w:hAnsi="Arial" w:cs="Arial"/>
          <w:sz w:val="24"/>
        </w:rPr>
        <w:t xml:space="preserve"> pn</w:t>
      </w:r>
      <w:r w:rsidR="00555E7C">
        <w:rPr>
          <w:rFonts w:ascii="Arial" w:eastAsia="Times New Roman" w:hAnsi="Arial" w:cs="Arial"/>
          <w:sz w:val="24"/>
        </w:rPr>
        <w:t>e</w:t>
      </w:r>
      <w:r>
        <w:rPr>
          <w:rFonts w:ascii="Arial" w:eastAsia="Times New Roman" w:hAnsi="Arial" w:cs="Arial"/>
          <w:sz w:val="24"/>
        </w:rPr>
        <w:t>umonia</w:t>
      </w:r>
      <w:r w:rsidR="00E524E8" w:rsidRPr="00C142AD">
        <w:rPr>
          <w:rFonts w:ascii="Arial" w:eastAsia="Times New Roman" w:hAnsi="Arial" w:cs="Arial"/>
          <w:sz w:val="24"/>
        </w:rPr>
        <w:t xml:space="preserve">.  </w:t>
      </w:r>
    </w:p>
    <w:p w14:paraId="1EEEBD96" w14:textId="77777777" w:rsidR="00B424AB" w:rsidRDefault="00E524E8" w:rsidP="00B424AB">
      <w:pPr>
        <w:spacing w:after="139" w:line="246" w:lineRule="auto"/>
        <w:ind w:left="-1" w:hanging="10"/>
        <w:jc w:val="both"/>
        <w:rPr>
          <w:rFonts w:ascii="Arial" w:eastAsia="Times New Roman" w:hAnsi="Arial" w:cs="Arial"/>
          <w:b/>
          <w:color w:val="FF0000"/>
          <w:sz w:val="24"/>
          <w:lang w:val="pt-BR"/>
        </w:rPr>
      </w:pPr>
      <w:r w:rsidRPr="00C142AD">
        <w:rPr>
          <w:rFonts w:ascii="Arial" w:eastAsia="Times New Roman" w:hAnsi="Arial" w:cs="Arial"/>
          <w:b/>
          <w:sz w:val="24"/>
          <w:lang w:val="pt-BR"/>
        </w:rPr>
        <w:t xml:space="preserve">2.1. </w:t>
      </w:r>
      <w:r w:rsidR="00BE267E" w:rsidRPr="00C142AD">
        <w:rPr>
          <w:rFonts w:ascii="Arial" w:eastAsia="Times New Roman" w:hAnsi="Arial" w:cs="Arial"/>
          <w:b/>
          <w:sz w:val="24"/>
          <w:lang w:val="pt-BR"/>
        </w:rPr>
        <w:t xml:space="preserve">FUNDAMENTAÇÃO TEÓRICA </w:t>
      </w:r>
    </w:p>
    <w:p w14:paraId="0F13CCA6" w14:textId="77777777" w:rsidR="00C95B75" w:rsidRPr="00C95B75" w:rsidRDefault="00C95B75" w:rsidP="00C95B75">
      <w:pPr>
        <w:spacing w:after="139" w:line="246" w:lineRule="auto"/>
        <w:jc w:val="both"/>
        <w:rPr>
          <w:rFonts w:ascii="Arial" w:eastAsia="Times New Roman" w:hAnsi="Arial" w:cs="Arial"/>
          <w:b/>
          <w:bCs/>
          <w:sz w:val="24"/>
          <w:lang w:val="pt-BR"/>
        </w:rPr>
      </w:pPr>
      <w:r w:rsidRPr="00C95B75">
        <w:rPr>
          <w:rFonts w:ascii="Arial" w:eastAsia="Times New Roman" w:hAnsi="Arial" w:cs="Arial"/>
          <w:b/>
          <w:bCs/>
          <w:sz w:val="24"/>
          <w:lang w:val="pt-BR"/>
        </w:rPr>
        <w:t>Conceito de Sinais Vitais</w:t>
      </w:r>
    </w:p>
    <w:p w14:paraId="059EA465"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Os sinais vitais são parâmetros clínicos utilizados para avaliar as funções básicas do organismo humano e identificar possíveis alterações no estado de saúde do paciente. Através da avaliação da temperatura corporal, frequência respiratória, pulso e pressão arterial, os profissionais de saúde conseguem monitorizar o funcionamento dos sistemas cardiovascular, respiratório e metabólico. Segundo Wanda C. Hockenberry e Wilson (2019), os sinais vitais constituem indicadores importantes para a observação clínica e para a tomada de decisões terapêuticas nos serviços de saúde.</w:t>
      </w:r>
    </w:p>
    <w:p w14:paraId="321570FD"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A avaliação dos sinais vitais é considerada um procedimento fundamental na prática de enfermagem, pois permite detectar precocemente alterações fisiológicas e acompanhar a evolução clínica do paciente. Em pacientes internados, especialmente gestantes com doenças respiratórias, a monitorização contínua é indispensável para prevenir complicações maternas e fetais.</w:t>
      </w:r>
    </w:p>
    <w:p w14:paraId="7B9C5985"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No contexto das gestantes com pneumonia, a vigilância dos sinais vitais assume grande importância devido às alterações fisiológicas próprias da gravidez, que podem agravar o comprometimento respiratório. Durante o estágio realizado no Centro Materno Infantil do Cunje, observou-se que a monitorização frequente auxiliava na identificação rápida de alterações clínicas e na intervenção precoce da equipa de enfermagem.</w:t>
      </w:r>
    </w:p>
    <w:p w14:paraId="38234BB0" w14:textId="77777777" w:rsidR="00C95B75" w:rsidRPr="00C95B75" w:rsidRDefault="00C95B75" w:rsidP="00363AB9">
      <w:pPr>
        <w:spacing w:after="139" w:line="360" w:lineRule="auto"/>
        <w:jc w:val="both"/>
        <w:rPr>
          <w:rFonts w:ascii="Arial" w:eastAsia="Times New Roman" w:hAnsi="Arial" w:cs="Arial"/>
          <w:b/>
          <w:bCs/>
          <w:sz w:val="24"/>
          <w:lang w:val="pt-BR"/>
        </w:rPr>
      </w:pPr>
      <w:r w:rsidRPr="00C95B75">
        <w:rPr>
          <w:rFonts w:ascii="Arial" w:eastAsia="Times New Roman" w:hAnsi="Arial" w:cs="Arial"/>
          <w:b/>
          <w:bCs/>
          <w:sz w:val="24"/>
          <w:lang w:val="pt-BR"/>
        </w:rPr>
        <w:t>Temperatura Corporal</w:t>
      </w:r>
    </w:p>
    <w:p w14:paraId="3D1B68E4"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 xml:space="preserve">A temperatura corporal corresponde ao equilíbrio entre a produção e a perda de calor do organismo. Em condições normais, os valores variam entre 36 ºC e 37,5 ºC, podendo sofrer alterações devido a infecções, inflamações ou factores ambientais. De acordo com Barbara Kozier et al. (2016), a avaliação da </w:t>
      </w:r>
      <w:r w:rsidRPr="00C95B75">
        <w:rPr>
          <w:rFonts w:ascii="Arial" w:eastAsia="Times New Roman" w:hAnsi="Arial" w:cs="Arial"/>
          <w:sz w:val="24"/>
          <w:lang w:val="pt-BR"/>
        </w:rPr>
        <w:lastRenderedPageBreak/>
        <w:t>temperatura permite identificar sinais precoces de alterações infecciosas e inflamatórias.</w:t>
      </w:r>
    </w:p>
    <w:p w14:paraId="5F93D761"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Na pneumonia, a febre é um sintoma frequente devido à resposta inflamatória causada pela infecção pulmonar. Contudo, algumas pacientes podem apresentar temperatura normal, principalmente quando fazem uso de antipiréticos ou antibióticos.</w:t>
      </w:r>
    </w:p>
    <w:p w14:paraId="45BA9B4D"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Durante o exame prático realizado no Centro Materno Infantil do Cunje, a paciente apresentou temperatura corporal de 36,5 ºC, valor considerado normal. Apesar disso, apresentava sinais respiratórios compatíveis com pneumonia, demonstrando a necessidade de avaliação global do quadro clínico.</w:t>
      </w:r>
    </w:p>
    <w:p w14:paraId="22E4A481" w14:textId="77777777" w:rsidR="00C95B75" w:rsidRPr="00C95B75" w:rsidRDefault="00C95B75" w:rsidP="00363AB9">
      <w:pPr>
        <w:spacing w:after="139" w:line="360" w:lineRule="auto"/>
        <w:jc w:val="both"/>
        <w:rPr>
          <w:rFonts w:ascii="Arial" w:eastAsia="Times New Roman" w:hAnsi="Arial" w:cs="Arial"/>
          <w:b/>
          <w:bCs/>
          <w:sz w:val="24"/>
          <w:lang w:val="pt-BR"/>
        </w:rPr>
      </w:pPr>
      <w:r w:rsidRPr="00C95B75">
        <w:rPr>
          <w:rFonts w:ascii="Arial" w:eastAsia="Times New Roman" w:hAnsi="Arial" w:cs="Arial"/>
          <w:b/>
          <w:bCs/>
          <w:sz w:val="24"/>
          <w:lang w:val="pt-BR"/>
        </w:rPr>
        <w:t>Frequência Respiratória</w:t>
      </w:r>
    </w:p>
    <w:p w14:paraId="38879FF0"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A frequência respiratória corresponde ao número de movimentos respiratórios realizados por minuto. Nos adultos, os valores considerados normais variam entre 12 e 20 ciclos por minuto. Alterações deste parâmetro podem indicar doenças respiratórias, distúrbios metabólicos ou alterações cardíacas (Brunner &amp; Suddarth, 2018).</w:t>
      </w:r>
    </w:p>
    <w:p w14:paraId="460F8112"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Segundo Brunner &amp; Suddarth's Textbook of Medical-Surgical Nursing, pacientes com pneumonia frequentemente apresentam alterações respiratórias devido à dificuldade nas trocas gasosas e ao processo inflamatório pulmonar.</w:t>
      </w:r>
    </w:p>
    <w:p w14:paraId="5BD762EF"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Durante o estágio, a paciente apresentou frequência respiratória de 17 ciclos por minuto, valor dentro dos limites normais. Entretanto, observava-se dispneia e tosse não produtiva, indicando comprometimento respiratório relacionado à infecção pulmonar.</w:t>
      </w:r>
    </w:p>
    <w:p w14:paraId="70FB4B08" w14:textId="77777777" w:rsidR="00C95B75" w:rsidRPr="00C95B75" w:rsidRDefault="00C95B75" w:rsidP="00363AB9">
      <w:pPr>
        <w:spacing w:after="139" w:line="360" w:lineRule="auto"/>
        <w:jc w:val="both"/>
        <w:rPr>
          <w:rFonts w:ascii="Arial" w:eastAsia="Times New Roman" w:hAnsi="Arial" w:cs="Arial"/>
          <w:b/>
          <w:bCs/>
          <w:sz w:val="24"/>
          <w:lang w:val="pt-BR"/>
        </w:rPr>
      </w:pPr>
      <w:r w:rsidRPr="00C95B75">
        <w:rPr>
          <w:rFonts w:ascii="Arial" w:eastAsia="Times New Roman" w:hAnsi="Arial" w:cs="Arial"/>
          <w:b/>
          <w:bCs/>
          <w:sz w:val="24"/>
          <w:lang w:val="pt-BR"/>
        </w:rPr>
        <w:t>Pressão Arterial</w:t>
      </w:r>
    </w:p>
    <w:p w14:paraId="737A546F"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A pressão arterial representa a força exercida pelo sangue contra as paredes arteriais durante a circulação sanguínea. A sua monitorização é essencial para avaliar o estado hemodinâmico e cardiovascular do paciente. Segundo Timby Barbara Kuhn (2014), alterações da pressão arterial podem indicar problemas circulatórios, hipertensão ou choque.</w:t>
      </w:r>
    </w:p>
    <w:p w14:paraId="37062122"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lastRenderedPageBreak/>
        <w:t>Durante a gravidez, a pressão arterial deve ser cuidadosamente monitorizada, pois valores elevados podem representar risco de pré-eclâmpsia e outras complicações obstétricas.</w:t>
      </w:r>
    </w:p>
    <w:p w14:paraId="0131E41B"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No exame prático realizado, a paciente apresentou pressão arterial de 140/90 mmHg, valor considerado elevado para uma gestante. Este achado exigiu vigilância contínua por parte da equipa de enfermagem devido ao risco de complicações hipertensivas associadas ao quadro infeccioso.</w:t>
      </w:r>
    </w:p>
    <w:p w14:paraId="72088F9C" w14:textId="77777777" w:rsidR="00C95B75" w:rsidRPr="00C95B75" w:rsidRDefault="00C95B75" w:rsidP="00363AB9">
      <w:pPr>
        <w:spacing w:after="139" w:line="360" w:lineRule="auto"/>
        <w:jc w:val="both"/>
        <w:rPr>
          <w:rFonts w:ascii="Arial" w:eastAsia="Times New Roman" w:hAnsi="Arial" w:cs="Arial"/>
          <w:b/>
          <w:bCs/>
          <w:sz w:val="24"/>
          <w:lang w:val="pt-BR"/>
        </w:rPr>
      </w:pPr>
      <w:r w:rsidRPr="00C95B75">
        <w:rPr>
          <w:rFonts w:ascii="Arial" w:eastAsia="Times New Roman" w:hAnsi="Arial" w:cs="Arial"/>
          <w:b/>
          <w:bCs/>
          <w:sz w:val="24"/>
          <w:lang w:val="pt-BR"/>
        </w:rPr>
        <w:t>Pulso</w:t>
      </w:r>
    </w:p>
    <w:p w14:paraId="4D7A4F87"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O pulso é a expansão rítmica das artérias provocada pela contração cardíaca. A sua avaliação permite analisar a frequência, intensidade e ritmo cardíaco. De acordo com Rosdahl Caroline e Kowalski (2017), alterações no pulso podem indicar febre, dor, ansiedade ou alterações respiratórias.</w:t>
      </w:r>
    </w:p>
    <w:p w14:paraId="6849DD29"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Em pacientes com pneumonia, o organismo pode aumentar a frequência cardíaca para compensar a redução da oxigenação dos tecidos. Este mecanismo ajuda a manter o fornecimento adequado de oxigénio aos órgãos vitais.</w:t>
      </w:r>
    </w:p>
    <w:p w14:paraId="74B6560B"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Durante a observação clínica da paciente internada no Centro Materno Infantil do Cunje, verificou-se pulso de 80 batimentos por minuto, valor considerado normal. Mesmo assim, manteve-se a monitorização contínua devido ao estado respiratório da paciente.</w:t>
      </w:r>
    </w:p>
    <w:p w14:paraId="120FD045" w14:textId="77777777" w:rsidR="00C95B75" w:rsidRPr="00C95B75" w:rsidRDefault="00C95B75" w:rsidP="00363AB9">
      <w:pPr>
        <w:spacing w:after="139" w:line="360" w:lineRule="auto"/>
        <w:jc w:val="both"/>
        <w:rPr>
          <w:rFonts w:ascii="Arial" w:eastAsia="Times New Roman" w:hAnsi="Arial" w:cs="Arial"/>
          <w:b/>
          <w:bCs/>
          <w:sz w:val="24"/>
          <w:lang w:val="pt-BR"/>
        </w:rPr>
      </w:pPr>
      <w:r w:rsidRPr="00C95B75">
        <w:rPr>
          <w:rFonts w:ascii="Arial" w:eastAsia="Times New Roman" w:hAnsi="Arial" w:cs="Arial"/>
          <w:b/>
          <w:bCs/>
          <w:sz w:val="24"/>
          <w:lang w:val="pt-BR"/>
        </w:rPr>
        <w:t>Pneumonia na Gestação</w:t>
      </w:r>
    </w:p>
    <w:p w14:paraId="03B5ACAE"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A pneumonia é uma infecção respiratória que afecta os pulmões, provocando inflamação dos alvéolos pulmonares e comprometendo as trocas gasosas. Esta condição pode ser causada por bactérias, vírus ou fungos e representa risco significativo durante a gravidez.</w:t>
      </w:r>
    </w:p>
    <w:p w14:paraId="6BAE38DE"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Segundo Centers for Disease Control and Prevention (2023), as alterações fisiológicas da gravidez tornam as gestantes mais vulneráveis às complicações respiratórias, podendo ocorrer insuficiência respiratória, sofrimento fetal e parto prematuro.</w:t>
      </w:r>
    </w:p>
    <w:p w14:paraId="15C89C8E"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lastRenderedPageBreak/>
        <w:t>A assistência de enfermagem possui papel fundamental no acompanhamento destas pacientes, principalmente através da monitorização dos sinais vitais, administração terapêutica, observação clínica e educação para a saúde.</w:t>
      </w:r>
    </w:p>
    <w:p w14:paraId="4C2AA975" w14:textId="77777777" w:rsidR="00C95B75" w:rsidRPr="00C95B75" w:rsidRDefault="00C95B75" w:rsidP="00363AB9">
      <w:pPr>
        <w:spacing w:after="139" w:line="360" w:lineRule="auto"/>
        <w:jc w:val="both"/>
        <w:rPr>
          <w:rFonts w:ascii="Arial" w:eastAsia="Times New Roman" w:hAnsi="Arial" w:cs="Arial"/>
          <w:sz w:val="24"/>
          <w:lang w:val="pt-BR"/>
        </w:rPr>
      </w:pPr>
      <w:r w:rsidRPr="00C95B75">
        <w:rPr>
          <w:rFonts w:ascii="Arial" w:eastAsia="Times New Roman" w:hAnsi="Arial" w:cs="Arial"/>
          <w:sz w:val="24"/>
          <w:lang w:val="pt-BR"/>
        </w:rPr>
        <w:t>Durante o estágio realizado no Centro Materno Infantil do Cunje, observou-se a importância da actuação rápida da equipa de enfermagem na vigilância contínua da paciente internada com pneumonia, contribuindo para a prevenção de complicações maternas e fetais.</w:t>
      </w:r>
    </w:p>
    <w:p w14:paraId="2585D7CD" w14:textId="77777777" w:rsidR="00B424AB" w:rsidRDefault="00BE267E" w:rsidP="00B424AB">
      <w:pPr>
        <w:spacing w:after="139" w:line="246" w:lineRule="auto"/>
        <w:jc w:val="both"/>
        <w:rPr>
          <w:rFonts w:ascii="Arial" w:hAnsi="Arial" w:cs="Arial"/>
          <w:b/>
          <w:bCs/>
          <w:sz w:val="24"/>
          <w:szCs w:val="24"/>
          <w:lang w:val="pt-BR"/>
        </w:rPr>
      </w:pPr>
      <w:r w:rsidRPr="00B424AB">
        <w:rPr>
          <w:rFonts w:ascii="Arial" w:hAnsi="Arial" w:cs="Arial"/>
          <w:b/>
          <w:bCs/>
          <w:sz w:val="24"/>
          <w:szCs w:val="24"/>
          <w:lang w:val="pt-BR"/>
        </w:rPr>
        <w:t>2.1.1. MATERIAIS NECESSÁRIOS PARA A EXECUÇÃO DA TÉCNICA.</w:t>
      </w:r>
      <w:r w:rsidR="00B424AB" w:rsidRPr="00B424AB">
        <w:rPr>
          <w:rFonts w:ascii="Arial" w:hAnsi="Arial" w:cs="Arial"/>
          <w:b/>
          <w:bCs/>
          <w:sz w:val="24"/>
          <w:szCs w:val="24"/>
          <w:lang w:val="pt-BR"/>
        </w:rPr>
        <w:t xml:space="preserve"> </w:t>
      </w:r>
    </w:p>
    <w:p w14:paraId="39716485" w14:textId="1C9FAC7D" w:rsidR="00B424AB" w:rsidRPr="002631B5" w:rsidRDefault="00B424AB" w:rsidP="00B424AB">
      <w:pPr>
        <w:spacing w:after="139" w:line="246" w:lineRule="auto"/>
        <w:jc w:val="both"/>
        <w:rPr>
          <w:rFonts w:ascii="Arial" w:hAnsi="Arial" w:cs="Arial"/>
          <w:sz w:val="24"/>
          <w:szCs w:val="24"/>
          <w:lang w:val="pt-BR"/>
        </w:rPr>
      </w:pPr>
      <w:r w:rsidRPr="002631B5">
        <w:rPr>
          <w:rFonts w:ascii="Arial" w:hAnsi="Arial" w:cs="Arial"/>
          <w:sz w:val="24"/>
          <w:szCs w:val="24"/>
          <w:lang w:val="pt-BR"/>
        </w:rPr>
        <w:t>Para a realização da técnica foram utilizados os seguintes materiais:</w:t>
      </w:r>
    </w:p>
    <w:p w14:paraId="1BB5CFEF" w14:textId="7A4789FE" w:rsidR="00231C85" w:rsidRPr="00B424AB" w:rsidRDefault="00B424AB" w:rsidP="00B424AB">
      <w:pPr>
        <w:pStyle w:val="PargrafodaLista"/>
        <w:numPr>
          <w:ilvl w:val="0"/>
          <w:numId w:val="45"/>
        </w:numPr>
        <w:spacing w:after="139" w:line="360" w:lineRule="auto"/>
        <w:jc w:val="both"/>
        <w:rPr>
          <w:rFonts w:ascii="Arial" w:hAnsi="Arial" w:cs="Arial"/>
          <w:sz w:val="24"/>
          <w:szCs w:val="24"/>
          <w:lang w:val="pt-BR"/>
        </w:rPr>
      </w:pPr>
      <w:r w:rsidRPr="00B424AB">
        <w:rPr>
          <w:rFonts w:ascii="Arial" w:hAnsi="Arial" w:cs="Arial"/>
          <w:sz w:val="24"/>
          <w:szCs w:val="24"/>
          <w:lang w:val="pt-BR"/>
        </w:rPr>
        <w:t>Prescrição</w:t>
      </w:r>
      <w:r w:rsidR="00231C85" w:rsidRPr="00B424AB">
        <w:rPr>
          <w:rFonts w:ascii="Arial" w:hAnsi="Arial" w:cs="Arial"/>
          <w:sz w:val="24"/>
          <w:szCs w:val="24"/>
          <w:lang w:val="pt-BR"/>
        </w:rPr>
        <w:t xml:space="preserve"> medica</w:t>
      </w:r>
    </w:p>
    <w:p w14:paraId="28F6CCA8" w14:textId="7B9FC4D0" w:rsidR="00231C85" w:rsidRPr="00B424AB" w:rsidRDefault="00B424AB" w:rsidP="00B424AB">
      <w:pPr>
        <w:pStyle w:val="PargrafodaLista"/>
        <w:numPr>
          <w:ilvl w:val="0"/>
          <w:numId w:val="44"/>
        </w:numPr>
        <w:spacing w:line="360" w:lineRule="auto"/>
        <w:rPr>
          <w:rFonts w:ascii="Arial" w:hAnsi="Arial" w:cs="Arial"/>
          <w:sz w:val="24"/>
          <w:szCs w:val="24"/>
          <w:lang w:val="pt-BR"/>
        </w:rPr>
      </w:pPr>
      <w:r w:rsidRPr="00B424AB">
        <w:rPr>
          <w:rFonts w:ascii="Arial" w:hAnsi="Arial" w:cs="Arial"/>
          <w:sz w:val="24"/>
          <w:szCs w:val="24"/>
          <w:lang w:val="pt-BR"/>
        </w:rPr>
        <w:t xml:space="preserve">Covetes  </w:t>
      </w:r>
    </w:p>
    <w:p w14:paraId="1F1611CA" w14:textId="77777777" w:rsidR="00231C85" w:rsidRPr="00B424AB" w:rsidRDefault="00231C85" w:rsidP="00B424AB">
      <w:pPr>
        <w:pStyle w:val="PargrafodaLista"/>
        <w:numPr>
          <w:ilvl w:val="0"/>
          <w:numId w:val="44"/>
        </w:numPr>
        <w:spacing w:line="360" w:lineRule="auto"/>
        <w:rPr>
          <w:rFonts w:ascii="Arial" w:hAnsi="Arial" w:cs="Arial"/>
          <w:sz w:val="24"/>
          <w:szCs w:val="24"/>
          <w:lang w:val="pt-BR"/>
        </w:rPr>
      </w:pPr>
      <w:r w:rsidRPr="00B424AB">
        <w:rPr>
          <w:rFonts w:ascii="Arial" w:hAnsi="Arial" w:cs="Arial"/>
          <w:sz w:val="24"/>
          <w:szCs w:val="24"/>
          <w:lang w:val="pt-BR"/>
        </w:rPr>
        <w:t>Badega</w:t>
      </w:r>
    </w:p>
    <w:p w14:paraId="2CB5342C" w14:textId="2F661E29" w:rsidR="00231C85" w:rsidRPr="00B424AB" w:rsidRDefault="00272DF6" w:rsidP="00B424AB">
      <w:pPr>
        <w:pStyle w:val="PargrafodaLista"/>
        <w:numPr>
          <w:ilvl w:val="0"/>
          <w:numId w:val="44"/>
        </w:numPr>
        <w:spacing w:line="360" w:lineRule="auto"/>
        <w:rPr>
          <w:rFonts w:ascii="Arial" w:hAnsi="Arial" w:cs="Arial"/>
          <w:sz w:val="24"/>
          <w:szCs w:val="24"/>
          <w:lang w:val="pt-BR"/>
        </w:rPr>
      </w:pPr>
      <w:r>
        <w:rPr>
          <w:rFonts w:ascii="Arial" w:hAnsi="Arial" w:cs="Arial"/>
          <w:sz w:val="24"/>
          <w:szCs w:val="24"/>
          <w:lang w:val="pt-BR"/>
        </w:rPr>
        <w:t>Esferograficas</w:t>
      </w:r>
    </w:p>
    <w:p w14:paraId="3E9F41E5" w14:textId="7227C829" w:rsidR="00404E38" w:rsidRPr="00B424AB" w:rsidRDefault="00272DF6" w:rsidP="00B424AB">
      <w:pPr>
        <w:pStyle w:val="PargrafodaLista"/>
        <w:numPr>
          <w:ilvl w:val="0"/>
          <w:numId w:val="44"/>
        </w:numPr>
        <w:spacing w:line="360" w:lineRule="auto"/>
        <w:rPr>
          <w:rFonts w:ascii="Arial" w:hAnsi="Arial" w:cs="Arial"/>
          <w:sz w:val="24"/>
          <w:szCs w:val="24"/>
          <w:lang w:val="pt-BR"/>
        </w:rPr>
      </w:pPr>
      <w:r>
        <w:rPr>
          <w:rFonts w:ascii="Arial" w:hAnsi="Arial" w:cs="Arial"/>
          <w:sz w:val="24"/>
          <w:szCs w:val="24"/>
          <w:lang w:val="pt-BR"/>
        </w:rPr>
        <w:t>Alcoo</w:t>
      </w:r>
    </w:p>
    <w:p w14:paraId="358EAFA0" w14:textId="4555BB10" w:rsidR="00231C85" w:rsidRDefault="00272DF6" w:rsidP="00272DF6">
      <w:pPr>
        <w:pStyle w:val="PargrafodaLista"/>
        <w:numPr>
          <w:ilvl w:val="0"/>
          <w:numId w:val="44"/>
        </w:numPr>
        <w:spacing w:line="360" w:lineRule="auto"/>
        <w:rPr>
          <w:rFonts w:ascii="Arial" w:hAnsi="Arial" w:cs="Arial"/>
          <w:sz w:val="24"/>
          <w:szCs w:val="24"/>
          <w:lang w:val="pt-BR"/>
        </w:rPr>
      </w:pPr>
      <w:r>
        <w:rPr>
          <w:rFonts w:ascii="Arial" w:hAnsi="Arial" w:cs="Arial"/>
          <w:sz w:val="24"/>
          <w:szCs w:val="24"/>
          <w:lang w:val="pt-BR"/>
        </w:rPr>
        <w:t xml:space="preserve">Termomentro </w:t>
      </w:r>
    </w:p>
    <w:p w14:paraId="3B4E4910" w14:textId="7D6D5CCE" w:rsidR="00272DF6" w:rsidRDefault="00272DF6" w:rsidP="00272DF6">
      <w:pPr>
        <w:pStyle w:val="PargrafodaLista"/>
        <w:numPr>
          <w:ilvl w:val="0"/>
          <w:numId w:val="44"/>
        </w:numPr>
        <w:spacing w:line="360" w:lineRule="auto"/>
        <w:rPr>
          <w:rFonts w:ascii="Arial" w:hAnsi="Arial" w:cs="Arial"/>
          <w:sz w:val="24"/>
          <w:szCs w:val="24"/>
          <w:lang w:val="pt-BR"/>
        </w:rPr>
      </w:pPr>
      <w:r>
        <w:rPr>
          <w:rFonts w:ascii="Arial" w:hAnsi="Arial" w:cs="Arial"/>
          <w:sz w:val="24"/>
          <w:szCs w:val="24"/>
          <w:lang w:val="pt-BR"/>
        </w:rPr>
        <w:t>Esfigmomanomentro</w:t>
      </w:r>
    </w:p>
    <w:p w14:paraId="75F970E8" w14:textId="678E33A9" w:rsidR="00272DF6" w:rsidRDefault="00272DF6" w:rsidP="00272DF6">
      <w:pPr>
        <w:pStyle w:val="PargrafodaLista"/>
        <w:numPr>
          <w:ilvl w:val="0"/>
          <w:numId w:val="44"/>
        </w:numPr>
        <w:spacing w:line="360" w:lineRule="auto"/>
        <w:rPr>
          <w:rFonts w:ascii="Arial" w:hAnsi="Arial" w:cs="Arial"/>
          <w:sz w:val="24"/>
          <w:szCs w:val="24"/>
          <w:lang w:val="pt-BR"/>
        </w:rPr>
      </w:pPr>
      <w:r>
        <w:rPr>
          <w:rFonts w:ascii="Arial" w:hAnsi="Arial" w:cs="Arial"/>
          <w:sz w:val="24"/>
          <w:szCs w:val="24"/>
          <w:lang w:val="pt-BR"/>
        </w:rPr>
        <w:t>Estotoscopio</w:t>
      </w:r>
    </w:p>
    <w:p w14:paraId="5560B8BA" w14:textId="7A9BABB5" w:rsidR="00272DF6" w:rsidRPr="00272DF6" w:rsidRDefault="00272DF6" w:rsidP="00272DF6">
      <w:pPr>
        <w:pStyle w:val="PargrafodaLista"/>
        <w:numPr>
          <w:ilvl w:val="0"/>
          <w:numId w:val="44"/>
        </w:numPr>
        <w:spacing w:line="360" w:lineRule="auto"/>
        <w:rPr>
          <w:rFonts w:ascii="Arial" w:hAnsi="Arial" w:cs="Arial"/>
          <w:sz w:val="24"/>
          <w:szCs w:val="24"/>
          <w:lang w:val="pt-BR"/>
        </w:rPr>
      </w:pPr>
      <w:r>
        <w:rPr>
          <w:rFonts w:ascii="Arial" w:hAnsi="Arial" w:cs="Arial"/>
          <w:sz w:val="24"/>
          <w:szCs w:val="24"/>
          <w:lang w:val="pt-BR"/>
        </w:rPr>
        <w:t xml:space="preserve">Bloco de anotacoa </w:t>
      </w:r>
    </w:p>
    <w:p w14:paraId="64B45CAD" w14:textId="77777777" w:rsidR="00BE267E" w:rsidRPr="00C142AD" w:rsidRDefault="00BE267E" w:rsidP="00E524E8">
      <w:pPr>
        <w:rPr>
          <w:rFonts w:ascii="Arial" w:hAnsi="Arial" w:cs="Arial"/>
          <w:b/>
          <w:bCs/>
          <w:sz w:val="24"/>
          <w:szCs w:val="24"/>
          <w:lang w:val="pt-BR"/>
        </w:rPr>
      </w:pPr>
      <w:r w:rsidRPr="00C142AD">
        <w:rPr>
          <w:rFonts w:ascii="Arial" w:hAnsi="Arial" w:cs="Arial"/>
          <w:b/>
          <w:bCs/>
          <w:sz w:val="24"/>
          <w:szCs w:val="24"/>
          <w:lang w:val="pt-BR"/>
        </w:rPr>
        <w:t>2.2. APRESENTAÇÃO PRÁTICA DO CASO CLÍNICO COM BASE NO EXAME PRÁTICO (ANAMNESE)</w:t>
      </w:r>
    </w:p>
    <w:p w14:paraId="7654421E" w14:textId="77777777" w:rsidR="00BE267E" w:rsidRPr="00C142AD" w:rsidRDefault="00BE267E" w:rsidP="00E524E8">
      <w:pPr>
        <w:rPr>
          <w:rFonts w:ascii="Arial" w:hAnsi="Arial" w:cs="Arial"/>
          <w:b/>
          <w:bCs/>
          <w:sz w:val="24"/>
          <w:szCs w:val="24"/>
          <w:lang w:val="pt-BR"/>
        </w:rPr>
      </w:pPr>
      <w:r w:rsidRPr="00C142AD">
        <w:rPr>
          <w:rFonts w:ascii="Arial" w:hAnsi="Arial" w:cs="Arial"/>
          <w:b/>
          <w:bCs/>
          <w:sz w:val="24"/>
          <w:szCs w:val="24"/>
          <w:lang w:val="pt-BR"/>
        </w:rPr>
        <w:t xml:space="preserve">Identificação </w:t>
      </w:r>
    </w:p>
    <w:p w14:paraId="197980F9"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 xml:space="preserve">Nome: </w:t>
      </w:r>
      <w:r w:rsidR="00DF3052" w:rsidRPr="00C142AD">
        <w:rPr>
          <w:rFonts w:ascii="Arial" w:hAnsi="Arial" w:cs="Arial"/>
          <w:sz w:val="24"/>
          <w:szCs w:val="24"/>
          <w:lang w:val="pt-BR"/>
        </w:rPr>
        <w:t>M</w:t>
      </w:r>
      <w:r w:rsidR="003C492D">
        <w:rPr>
          <w:rFonts w:ascii="Arial" w:hAnsi="Arial" w:cs="Arial"/>
          <w:sz w:val="24"/>
          <w:szCs w:val="24"/>
          <w:lang w:val="pt-BR"/>
        </w:rPr>
        <w:t>.</w:t>
      </w:r>
      <w:r w:rsidR="00DF3052" w:rsidRPr="00C142AD">
        <w:rPr>
          <w:rFonts w:ascii="Arial" w:hAnsi="Arial" w:cs="Arial"/>
          <w:sz w:val="24"/>
          <w:szCs w:val="24"/>
          <w:lang w:val="pt-BR"/>
        </w:rPr>
        <w:t xml:space="preserve"> C</w:t>
      </w:r>
    </w:p>
    <w:p w14:paraId="65557E89"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 xml:space="preserve">Idade: </w:t>
      </w:r>
      <w:r w:rsidR="00DF3052" w:rsidRPr="00C142AD">
        <w:rPr>
          <w:rFonts w:ascii="Arial" w:hAnsi="Arial" w:cs="Arial"/>
          <w:sz w:val="24"/>
          <w:szCs w:val="24"/>
          <w:lang w:val="pt-BR"/>
        </w:rPr>
        <w:t>21</w:t>
      </w:r>
    </w:p>
    <w:p w14:paraId="1BE442CF"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 xml:space="preserve">Raça: </w:t>
      </w:r>
      <w:r w:rsidR="00DF3052" w:rsidRPr="00C142AD">
        <w:rPr>
          <w:rFonts w:ascii="Arial" w:hAnsi="Arial" w:cs="Arial"/>
          <w:sz w:val="24"/>
          <w:szCs w:val="24"/>
          <w:lang w:val="pt-BR"/>
        </w:rPr>
        <w:t>Negra</w:t>
      </w:r>
    </w:p>
    <w:p w14:paraId="1EE3CE67"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Sexo:</w:t>
      </w:r>
      <w:r w:rsidR="003C492D">
        <w:rPr>
          <w:rFonts w:ascii="Arial" w:hAnsi="Arial" w:cs="Arial"/>
          <w:sz w:val="24"/>
          <w:szCs w:val="24"/>
          <w:lang w:val="pt-BR"/>
        </w:rPr>
        <w:t xml:space="preserve"> </w:t>
      </w:r>
      <w:r w:rsidR="00DF3052" w:rsidRPr="00C142AD">
        <w:rPr>
          <w:rFonts w:ascii="Arial" w:hAnsi="Arial" w:cs="Arial"/>
          <w:sz w:val="24"/>
          <w:szCs w:val="24"/>
          <w:lang w:val="pt-BR"/>
        </w:rPr>
        <w:t xml:space="preserve">Feminino </w:t>
      </w:r>
    </w:p>
    <w:p w14:paraId="2471F8AC"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 xml:space="preserve">Estado Civil: </w:t>
      </w:r>
      <w:r w:rsidR="008D0C33" w:rsidRPr="00C142AD">
        <w:rPr>
          <w:rFonts w:ascii="Arial" w:hAnsi="Arial" w:cs="Arial"/>
          <w:sz w:val="24"/>
          <w:szCs w:val="24"/>
          <w:lang w:val="pt-BR"/>
        </w:rPr>
        <w:t xml:space="preserve">Solteira </w:t>
      </w:r>
    </w:p>
    <w:p w14:paraId="435D9B40"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 xml:space="preserve">Nível escolar: </w:t>
      </w:r>
      <w:r w:rsidR="008D0C33" w:rsidRPr="00C142AD">
        <w:rPr>
          <w:rFonts w:ascii="Arial" w:hAnsi="Arial" w:cs="Arial"/>
          <w:sz w:val="24"/>
          <w:szCs w:val="24"/>
          <w:lang w:val="pt-BR"/>
        </w:rPr>
        <w:t>9</w:t>
      </w:r>
      <w:r w:rsidR="003C492D">
        <w:rPr>
          <w:rFonts w:ascii="Arial" w:hAnsi="Arial" w:cs="Arial"/>
          <w:sz w:val="24"/>
          <w:szCs w:val="24"/>
          <w:lang w:val="pt-BR"/>
        </w:rPr>
        <w:t xml:space="preserve">ª </w:t>
      </w:r>
      <w:r w:rsidR="008D0C33" w:rsidRPr="00C142AD">
        <w:rPr>
          <w:rFonts w:ascii="Arial" w:hAnsi="Arial" w:cs="Arial"/>
          <w:sz w:val="24"/>
          <w:szCs w:val="24"/>
          <w:lang w:val="pt-BR"/>
        </w:rPr>
        <w:t xml:space="preserve">Classe </w:t>
      </w:r>
    </w:p>
    <w:p w14:paraId="7919CC00"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Ocupação:</w:t>
      </w:r>
      <w:r w:rsidR="003C492D">
        <w:rPr>
          <w:rFonts w:ascii="Arial" w:hAnsi="Arial" w:cs="Arial"/>
          <w:sz w:val="24"/>
          <w:szCs w:val="24"/>
          <w:lang w:val="pt-BR"/>
        </w:rPr>
        <w:t xml:space="preserve"> </w:t>
      </w:r>
      <w:r w:rsidR="007D7A71" w:rsidRPr="00C142AD">
        <w:rPr>
          <w:rFonts w:ascii="Arial" w:hAnsi="Arial" w:cs="Arial"/>
          <w:sz w:val="24"/>
          <w:szCs w:val="24"/>
          <w:lang w:val="pt-BR"/>
        </w:rPr>
        <w:t xml:space="preserve">Comerciante </w:t>
      </w:r>
    </w:p>
    <w:p w14:paraId="6DB40F76"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Nome do Pai:</w:t>
      </w:r>
      <w:r w:rsidR="003C492D">
        <w:rPr>
          <w:rFonts w:ascii="Arial" w:hAnsi="Arial" w:cs="Arial"/>
          <w:sz w:val="24"/>
          <w:szCs w:val="24"/>
          <w:lang w:val="pt-BR"/>
        </w:rPr>
        <w:t xml:space="preserve"> </w:t>
      </w:r>
      <w:r w:rsidR="008D0C33" w:rsidRPr="00C142AD">
        <w:rPr>
          <w:rFonts w:ascii="Arial" w:hAnsi="Arial" w:cs="Arial"/>
          <w:sz w:val="24"/>
          <w:szCs w:val="24"/>
          <w:lang w:val="pt-BR"/>
        </w:rPr>
        <w:t>J P</w:t>
      </w:r>
    </w:p>
    <w:p w14:paraId="2FC21EA0"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 xml:space="preserve">Nome da Mãe: </w:t>
      </w:r>
      <w:r w:rsidR="008D0C33" w:rsidRPr="00C142AD">
        <w:rPr>
          <w:rFonts w:ascii="Arial" w:hAnsi="Arial" w:cs="Arial"/>
          <w:sz w:val="24"/>
          <w:szCs w:val="24"/>
          <w:lang w:val="pt-BR"/>
        </w:rPr>
        <w:t>P Ch</w:t>
      </w:r>
    </w:p>
    <w:p w14:paraId="451DA43C" w14:textId="77777777" w:rsidR="00BE267E" w:rsidRPr="00C142AD" w:rsidRDefault="00BE267E" w:rsidP="00E524E8">
      <w:pPr>
        <w:rPr>
          <w:rFonts w:ascii="Arial" w:hAnsi="Arial" w:cs="Arial"/>
          <w:sz w:val="24"/>
          <w:szCs w:val="24"/>
          <w:lang w:val="pt-BR"/>
        </w:rPr>
      </w:pPr>
      <w:r w:rsidRPr="00C142AD">
        <w:rPr>
          <w:rFonts w:ascii="Arial" w:hAnsi="Arial" w:cs="Arial"/>
          <w:sz w:val="24"/>
          <w:szCs w:val="24"/>
          <w:lang w:val="pt-BR"/>
        </w:rPr>
        <w:t>Data de nascimento:</w:t>
      </w:r>
      <w:r w:rsidR="003C492D">
        <w:rPr>
          <w:rFonts w:ascii="Arial" w:hAnsi="Arial" w:cs="Arial"/>
          <w:sz w:val="24"/>
          <w:szCs w:val="24"/>
          <w:lang w:val="pt-BR"/>
        </w:rPr>
        <w:t xml:space="preserve"> </w:t>
      </w:r>
      <w:r w:rsidR="008D0C33" w:rsidRPr="00C142AD">
        <w:rPr>
          <w:rFonts w:ascii="Arial" w:hAnsi="Arial" w:cs="Arial"/>
          <w:sz w:val="24"/>
          <w:szCs w:val="24"/>
          <w:lang w:val="pt-BR"/>
        </w:rPr>
        <w:t>16</w:t>
      </w:r>
      <w:r w:rsidRPr="00C142AD">
        <w:rPr>
          <w:rFonts w:ascii="Arial" w:hAnsi="Arial" w:cs="Arial"/>
          <w:sz w:val="24"/>
          <w:szCs w:val="24"/>
          <w:lang w:val="pt-BR"/>
        </w:rPr>
        <w:t>/</w:t>
      </w:r>
      <w:r w:rsidR="008D0C33" w:rsidRPr="00C142AD">
        <w:rPr>
          <w:rFonts w:ascii="Arial" w:hAnsi="Arial" w:cs="Arial"/>
          <w:sz w:val="24"/>
          <w:szCs w:val="24"/>
          <w:lang w:val="pt-BR"/>
        </w:rPr>
        <w:t>11</w:t>
      </w:r>
      <w:r w:rsidRPr="00C142AD">
        <w:rPr>
          <w:rFonts w:ascii="Arial" w:hAnsi="Arial" w:cs="Arial"/>
          <w:sz w:val="24"/>
          <w:szCs w:val="24"/>
          <w:lang w:val="pt-BR"/>
        </w:rPr>
        <w:t>/</w:t>
      </w:r>
      <w:r w:rsidR="008D0C33" w:rsidRPr="00C142AD">
        <w:rPr>
          <w:rFonts w:ascii="Arial" w:hAnsi="Arial" w:cs="Arial"/>
          <w:sz w:val="24"/>
          <w:szCs w:val="24"/>
          <w:lang w:val="pt-BR"/>
        </w:rPr>
        <w:t>2005</w:t>
      </w:r>
    </w:p>
    <w:p w14:paraId="14CC4070" w14:textId="50A10EC8" w:rsidR="00B305E4" w:rsidRPr="00C142AD" w:rsidRDefault="00C27972" w:rsidP="00C27972">
      <w:pPr>
        <w:rPr>
          <w:rFonts w:ascii="Arial" w:hAnsi="Arial" w:cs="Arial"/>
          <w:sz w:val="24"/>
          <w:szCs w:val="24"/>
          <w:lang w:val="pt-BR"/>
        </w:rPr>
      </w:pPr>
      <w:r w:rsidRPr="00C142AD">
        <w:rPr>
          <w:rFonts w:ascii="Arial" w:hAnsi="Arial" w:cs="Arial"/>
          <w:sz w:val="24"/>
          <w:szCs w:val="24"/>
          <w:lang w:val="pt-BR"/>
        </w:rPr>
        <w:t xml:space="preserve">Data de entrada ao serviço: </w:t>
      </w:r>
      <w:r w:rsidR="008D0C33" w:rsidRPr="00C142AD">
        <w:rPr>
          <w:rFonts w:ascii="Arial" w:hAnsi="Arial" w:cs="Arial"/>
          <w:sz w:val="24"/>
          <w:szCs w:val="24"/>
          <w:lang w:val="pt-BR"/>
        </w:rPr>
        <w:t>28</w:t>
      </w:r>
      <w:r w:rsidRPr="00C142AD">
        <w:rPr>
          <w:rFonts w:ascii="Arial" w:hAnsi="Arial" w:cs="Arial"/>
          <w:sz w:val="24"/>
          <w:szCs w:val="24"/>
          <w:lang w:val="pt-BR"/>
        </w:rPr>
        <w:t>/</w:t>
      </w:r>
      <w:r w:rsidR="008D0C33" w:rsidRPr="00C142AD">
        <w:rPr>
          <w:rFonts w:ascii="Arial" w:hAnsi="Arial" w:cs="Arial"/>
          <w:sz w:val="24"/>
          <w:szCs w:val="24"/>
          <w:lang w:val="pt-BR"/>
        </w:rPr>
        <w:t>04</w:t>
      </w:r>
      <w:r w:rsidRPr="00C142AD">
        <w:rPr>
          <w:rFonts w:ascii="Arial" w:hAnsi="Arial" w:cs="Arial"/>
          <w:sz w:val="24"/>
          <w:szCs w:val="24"/>
          <w:lang w:val="pt-BR"/>
        </w:rPr>
        <w:t>/</w:t>
      </w:r>
      <w:r w:rsidR="008D0C33" w:rsidRPr="00C142AD">
        <w:rPr>
          <w:rFonts w:ascii="Arial" w:hAnsi="Arial" w:cs="Arial"/>
          <w:sz w:val="24"/>
          <w:szCs w:val="24"/>
          <w:lang w:val="pt-BR"/>
        </w:rPr>
        <w:t>2026</w:t>
      </w:r>
    </w:p>
    <w:p w14:paraId="32FBF684" w14:textId="77777777" w:rsidR="00BE267E" w:rsidRPr="00C142AD" w:rsidRDefault="00C27972" w:rsidP="00E524E8">
      <w:pPr>
        <w:rPr>
          <w:rFonts w:ascii="Arial" w:hAnsi="Arial" w:cs="Arial"/>
          <w:sz w:val="24"/>
          <w:szCs w:val="24"/>
          <w:lang w:val="pt-BR"/>
        </w:rPr>
      </w:pPr>
      <w:r w:rsidRPr="00C142AD">
        <w:rPr>
          <w:rFonts w:ascii="Arial" w:hAnsi="Arial" w:cs="Arial"/>
          <w:sz w:val="24"/>
          <w:szCs w:val="24"/>
          <w:lang w:val="pt-BR"/>
        </w:rPr>
        <w:lastRenderedPageBreak/>
        <w:t>Serviço:</w:t>
      </w:r>
      <w:r w:rsidR="007D7A71" w:rsidRPr="00C142AD">
        <w:rPr>
          <w:rFonts w:ascii="Arial" w:hAnsi="Arial" w:cs="Arial"/>
          <w:sz w:val="24"/>
          <w:szCs w:val="24"/>
          <w:lang w:val="pt-BR"/>
        </w:rPr>
        <w:t xml:space="preserve"> Internamento de maternidade</w:t>
      </w:r>
    </w:p>
    <w:p w14:paraId="072CFAA0" w14:textId="77777777" w:rsidR="007D7A71" w:rsidRPr="00C142AD" w:rsidRDefault="00C27972" w:rsidP="007D7A71">
      <w:pPr>
        <w:rPr>
          <w:rFonts w:ascii="Arial" w:hAnsi="Arial" w:cs="Arial"/>
          <w:b/>
          <w:bCs/>
          <w:sz w:val="24"/>
          <w:szCs w:val="24"/>
          <w:lang w:val="pt-BR"/>
        </w:rPr>
      </w:pPr>
      <w:r w:rsidRPr="00C142AD">
        <w:rPr>
          <w:rFonts w:ascii="Arial" w:hAnsi="Arial" w:cs="Arial"/>
          <w:b/>
          <w:bCs/>
          <w:sz w:val="24"/>
          <w:szCs w:val="24"/>
          <w:lang w:val="pt-BR"/>
        </w:rPr>
        <w:t xml:space="preserve">2.3. Queixas Principais </w:t>
      </w:r>
    </w:p>
    <w:p w14:paraId="63978957" w14:textId="77777777" w:rsidR="00C27972" w:rsidRPr="00C142AD" w:rsidRDefault="003C492D" w:rsidP="003C492D">
      <w:pPr>
        <w:pStyle w:val="PargrafodaLista"/>
        <w:numPr>
          <w:ilvl w:val="0"/>
          <w:numId w:val="27"/>
        </w:numPr>
        <w:spacing w:line="360" w:lineRule="auto"/>
        <w:rPr>
          <w:rFonts w:ascii="Arial" w:hAnsi="Arial" w:cs="Arial"/>
          <w:sz w:val="24"/>
          <w:szCs w:val="24"/>
          <w:lang w:val="pt-BR"/>
        </w:rPr>
      </w:pPr>
      <w:r>
        <w:rPr>
          <w:rFonts w:ascii="Arial" w:hAnsi="Arial" w:cs="Arial"/>
          <w:sz w:val="24"/>
          <w:szCs w:val="24"/>
          <w:lang w:val="pt-BR"/>
        </w:rPr>
        <w:t>Êmese</w:t>
      </w:r>
      <w:r w:rsidRPr="00C142AD">
        <w:rPr>
          <w:rFonts w:ascii="Arial" w:hAnsi="Arial" w:cs="Arial"/>
          <w:sz w:val="24"/>
          <w:szCs w:val="24"/>
          <w:lang w:val="pt-BR"/>
        </w:rPr>
        <w:t xml:space="preserve">  </w:t>
      </w:r>
    </w:p>
    <w:p w14:paraId="477CB7CE" w14:textId="77777777" w:rsidR="00C27972" w:rsidRPr="00C142AD" w:rsidRDefault="003C492D" w:rsidP="003C492D">
      <w:pPr>
        <w:pStyle w:val="PargrafodaLista"/>
        <w:numPr>
          <w:ilvl w:val="0"/>
          <w:numId w:val="27"/>
        </w:numPr>
        <w:spacing w:line="360" w:lineRule="auto"/>
        <w:rPr>
          <w:rFonts w:ascii="Arial" w:hAnsi="Arial" w:cs="Arial"/>
          <w:sz w:val="24"/>
          <w:szCs w:val="24"/>
          <w:lang w:val="pt-BR"/>
        </w:rPr>
      </w:pPr>
      <w:r>
        <w:rPr>
          <w:rFonts w:ascii="Arial" w:hAnsi="Arial" w:cs="Arial"/>
          <w:sz w:val="24"/>
          <w:szCs w:val="24"/>
          <w:lang w:val="pt-BR"/>
        </w:rPr>
        <w:t xml:space="preserve">Dispneia </w:t>
      </w:r>
      <w:r w:rsidR="007E27C1" w:rsidRPr="00C142AD">
        <w:rPr>
          <w:rFonts w:ascii="Arial" w:hAnsi="Arial" w:cs="Arial"/>
          <w:sz w:val="24"/>
          <w:szCs w:val="24"/>
          <w:lang w:val="pt-BR"/>
        </w:rPr>
        <w:t xml:space="preserve"> </w:t>
      </w:r>
    </w:p>
    <w:p w14:paraId="3481C3F8" w14:textId="2168823D" w:rsidR="00126B50" w:rsidRPr="00B305E4" w:rsidRDefault="003C492D" w:rsidP="00126B50">
      <w:pPr>
        <w:pStyle w:val="PargrafodaLista"/>
        <w:numPr>
          <w:ilvl w:val="0"/>
          <w:numId w:val="27"/>
        </w:numPr>
        <w:spacing w:line="360" w:lineRule="auto"/>
        <w:rPr>
          <w:rFonts w:ascii="Arial" w:hAnsi="Arial" w:cs="Arial"/>
          <w:sz w:val="24"/>
          <w:szCs w:val="24"/>
          <w:lang w:val="pt-BR"/>
        </w:rPr>
      </w:pPr>
      <w:r>
        <w:rPr>
          <w:rFonts w:ascii="Arial" w:hAnsi="Arial" w:cs="Arial"/>
          <w:sz w:val="24"/>
          <w:szCs w:val="24"/>
          <w:lang w:val="pt-BR"/>
        </w:rPr>
        <w:t>Tosse não produtiva</w:t>
      </w:r>
    </w:p>
    <w:p w14:paraId="7147CF64" w14:textId="77777777" w:rsidR="00C27972" w:rsidRPr="00126B50" w:rsidRDefault="00C27972" w:rsidP="00126B50">
      <w:pPr>
        <w:spacing w:line="360" w:lineRule="auto"/>
        <w:rPr>
          <w:rFonts w:ascii="Arial" w:hAnsi="Arial" w:cs="Arial"/>
          <w:sz w:val="24"/>
          <w:szCs w:val="24"/>
          <w:lang w:val="pt-BR"/>
        </w:rPr>
      </w:pPr>
      <w:r w:rsidRPr="00126B50">
        <w:rPr>
          <w:rFonts w:ascii="Arial" w:hAnsi="Arial" w:cs="Arial"/>
          <w:b/>
          <w:bCs/>
          <w:sz w:val="24"/>
          <w:szCs w:val="24"/>
          <w:lang w:val="pt-BR"/>
        </w:rPr>
        <w:t>2.4. História da Doença actual</w:t>
      </w:r>
    </w:p>
    <w:p w14:paraId="7CB9B97F" w14:textId="5BD9A03D" w:rsidR="00B305E4" w:rsidRPr="00B305E4" w:rsidRDefault="00BA3A60" w:rsidP="00B305E4">
      <w:pPr>
        <w:spacing w:line="360" w:lineRule="auto"/>
        <w:jc w:val="both"/>
        <w:rPr>
          <w:rFonts w:ascii="Arial" w:hAnsi="Arial" w:cs="Arial"/>
          <w:sz w:val="24"/>
          <w:szCs w:val="24"/>
          <w:lang w:val="pt-BR"/>
        </w:rPr>
      </w:pPr>
      <w:r w:rsidRPr="00C142AD">
        <w:rPr>
          <w:rFonts w:ascii="Arial" w:hAnsi="Arial" w:cs="Arial"/>
          <w:sz w:val="24"/>
          <w:szCs w:val="24"/>
          <w:lang w:val="pt-BR"/>
        </w:rPr>
        <w:t>Trata-se de um</w:t>
      </w:r>
      <w:r w:rsidR="007E27C1" w:rsidRPr="00C142AD">
        <w:rPr>
          <w:rFonts w:ascii="Arial" w:hAnsi="Arial" w:cs="Arial"/>
          <w:sz w:val="24"/>
          <w:szCs w:val="24"/>
          <w:lang w:val="pt-BR"/>
        </w:rPr>
        <w:t>a</w:t>
      </w:r>
      <w:r w:rsidRPr="00C142AD">
        <w:rPr>
          <w:rFonts w:ascii="Arial" w:hAnsi="Arial" w:cs="Arial"/>
          <w:sz w:val="24"/>
          <w:szCs w:val="24"/>
          <w:lang w:val="pt-BR"/>
        </w:rPr>
        <w:t xml:space="preserve"> paciente</w:t>
      </w:r>
      <w:r w:rsidR="007E27C1" w:rsidRPr="00C142AD">
        <w:rPr>
          <w:rFonts w:ascii="Arial" w:hAnsi="Arial" w:cs="Arial"/>
          <w:sz w:val="24"/>
          <w:szCs w:val="24"/>
          <w:lang w:val="pt-BR"/>
        </w:rPr>
        <w:t xml:space="preserve"> de nome M. C</w:t>
      </w:r>
      <w:r w:rsidRPr="00C142AD">
        <w:rPr>
          <w:rFonts w:ascii="Arial" w:hAnsi="Arial" w:cs="Arial"/>
          <w:sz w:val="24"/>
          <w:szCs w:val="24"/>
          <w:lang w:val="pt-BR"/>
        </w:rPr>
        <w:t>, de 21 anos de idade,</w:t>
      </w:r>
      <w:r w:rsidR="003C492D">
        <w:rPr>
          <w:rFonts w:ascii="Arial" w:hAnsi="Arial" w:cs="Arial"/>
          <w:sz w:val="24"/>
          <w:szCs w:val="24"/>
          <w:lang w:val="pt-BR"/>
        </w:rPr>
        <w:t xml:space="preserve"> do sexo fem</w:t>
      </w:r>
      <w:r w:rsidR="0056408D">
        <w:rPr>
          <w:rFonts w:ascii="Arial" w:hAnsi="Arial" w:cs="Arial"/>
          <w:sz w:val="24"/>
          <w:szCs w:val="24"/>
          <w:lang w:val="pt-BR"/>
        </w:rPr>
        <w:t>inin</w:t>
      </w:r>
      <w:r w:rsidR="003C492D">
        <w:rPr>
          <w:rFonts w:ascii="Arial" w:hAnsi="Arial" w:cs="Arial"/>
          <w:sz w:val="24"/>
          <w:szCs w:val="24"/>
          <w:lang w:val="pt-BR"/>
        </w:rPr>
        <w:t>o de raça negra</w:t>
      </w:r>
      <w:r w:rsidRPr="00C142AD">
        <w:rPr>
          <w:rFonts w:ascii="Arial" w:hAnsi="Arial" w:cs="Arial"/>
          <w:sz w:val="24"/>
          <w:szCs w:val="24"/>
          <w:lang w:val="pt-BR"/>
        </w:rPr>
        <w:t xml:space="preserve"> que procurou atendimento nos nossos serviços no dia 28 de abril de 2026, por volta das 16 horas, apresentando sintomatologia caracterizada por tosse </w:t>
      </w:r>
      <w:r w:rsidR="003C492D">
        <w:rPr>
          <w:rFonts w:ascii="Arial" w:hAnsi="Arial" w:cs="Arial"/>
          <w:sz w:val="24"/>
          <w:szCs w:val="24"/>
          <w:lang w:val="pt-BR"/>
        </w:rPr>
        <w:t>não produtiva</w:t>
      </w:r>
      <w:r w:rsidRPr="00C142AD">
        <w:rPr>
          <w:rFonts w:ascii="Arial" w:hAnsi="Arial" w:cs="Arial"/>
          <w:sz w:val="24"/>
          <w:szCs w:val="24"/>
          <w:lang w:val="pt-BR"/>
        </w:rPr>
        <w:t>, dispneia e cefaleia</w:t>
      </w:r>
      <w:r w:rsidR="00792103" w:rsidRPr="00C142AD">
        <w:rPr>
          <w:rFonts w:ascii="Arial" w:hAnsi="Arial" w:cs="Arial"/>
          <w:sz w:val="24"/>
          <w:szCs w:val="24"/>
          <w:lang w:val="pt-BR"/>
        </w:rPr>
        <w:t>, motivo pelo qual decid</w:t>
      </w:r>
      <w:r w:rsidR="003C492D">
        <w:rPr>
          <w:rFonts w:ascii="Arial" w:hAnsi="Arial" w:cs="Arial"/>
          <w:sz w:val="24"/>
          <w:szCs w:val="24"/>
          <w:lang w:val="pt-BR"/>
        </w:rPr>
        <w:t>iu-se o</w:t>
      </w:r>
      <w:r w:rsidR="00792103" w:rsidRPr="00C142AD">
        <w:rPr>
          <w:rFonts w:ascii="Arial" w:hAnsi="Arial" w:cs="Arial"/>
          <w:sz w:val="24"/>
          <w:szCs w:val="24"/>
          <w:lang w:val="pt-BR"/>
        </w:rPr>
        <w:t xml:space="preserve"> seu internamento</w:t>
      </w:r>
      <w:r w:rsidR="003C492D">
        <w:rPr>
          <w:rFonts w:ascii="Arial" w:hAnsi="Arial" w:cs="Arial"/>
          <w:sz w:val="24"/>
          <w:szCs w:val="24"/>
          <w:lang w:val="pt-BR"/>
        </w:rPr>
        <w:t xml:space="preserve"> para melhor acompanhamento clínico e tratamento medicamentoso</w:t>
      </w:r>
      <w:r w:rsidR="00792103" w:rsidRPr="00C142AD">
        <w:rPr>
          <w:rFonts w:ascii="Arial" w:hAnsi="Arial" w:cs="Arial"/>
          <w:sz w:val="24"/>
          <w:szCs w:val="24"/>
          <w:lang w:val="pt-BR"/>
        </w:rPr>
        <w:t>.</w:t>
      </w:r>
    </w:p>
    <w:p w14:paraId="00D7325E" w14:textId="22CF1086" w:rsidR="00C27972" w:rsidRPr="00C142AD" w:rsidRDefault="00C27972" w:rsidP="003C492D">
      <w:pPr>
        <w:spacing w:after="120" w:line="360" w:lineRule="auto"/>
        <w:rPr>
          <w:rFonts w:ascii="Arial" w:hAnsi="Arial" w:cs="Arial"/>
          <w:b/>
          <w:bCs/>
          <w:sz w:val="24"/>
          <w:szCs w:val="24"/>
          <w:lang w:val="pt-BR"/>
        </w:rPr>
      </w:pPr>
      <w:r w:rsidRPr="00C142AD">
        <w:rPr>
          <w:rFonts w:ascii="Arial" w:hAnsi="Arial" w:cs="Arial"/>
          <w:b/>
          <w:bCs/>
          <w:sz w:val="24"/>
          <w:szCs w:val="24"/>
          <w:lang w:val="pt-BR"/>
        </w:rPr>
        <w:t xml:space="preserve">2.5. Antecedentes patológicos familiares e pessoais </w:t>
      </w:r>
    </w:p>
    <w:p w14:paraId="5AB3FB1E" w14:textId="77777777" w:rsidR="00C27972" w:rsidRPr="00C142AD" w:rsidRDefault="00C27972" w:rsidP="003C492D">
      <w:pPr>
        <w:pStyle w:val="PargrafodaLista"/>
        <w:numPr>
          <w:ilvl w:val="0"/>
          <w:numId w:val="27"/>
        </w:numPr>
        <w:spacing w:after="120" w:line="360" w:lineRule="auto"/>
        <w:rPr>
          <w:rFonts w:ascii="Arial" w:hAnsi="Arial" w:cs="Arial"/>
          <w:sz w:val="24"/>
          <w:szCs w:val="24"/>
          <w:lang w:val="pt-BR"/>
        </w:rPr>
      </w:pPr>
      <w:r w:rsidRPr="00C142AD">
        <w:rPr>
          <w:rFonts w:ascii="Arial" w:hAnsi="Arial" w:cs="Arial"/>
          <w:sz w:val="24"/>
          <w:szCs w:val="24"/>
          <w:lang w:val="pt-BR"/>
        </w:rPr>
        <w:t xml:space="preserve"> </w:t>
      </w:r>
      <w:r w:rsidR="008D0C33" w:rsidRPr="00C142AD">
        <w:rPr>
          <w:rFonts w:ascii="Arial" w:hAnsi="Arial" w:cs="Arial"/>
          <w:sz w:val="24"/>
          <w:szCs w:val="24"/>
          <w:lang w:val="pt-BR"/>
        </w:rPr>
        <w:t xml:space="preserve">Não refere </w:t>
      </w:r>
    </w:p>
    <w:p w14:paraId="45B585DE" w14:textId="77777777" w:rsidR="00C27972" w:rsidRPr="00C142AD" w:rsidRDefault="00C27972" w:rsidP="003C492D">
      <w:pPr>
        <w:spacing w:after="120" w:line="360" w:lineRule="auto"/>
        <w:rPr>
          <w:rFonts w:ascii="Arial" w:hAnsi="Arial" w:cs="Arial"/>
          <w:b/>
          <w:bCs/>
          <w:sz w:val="24"/>
          <w:szCs w:val="24"/>
          <w:lang w:val="pt-BR"/>
        </w:rPr>
      </w:pPr>
      <w:r w:rsidRPr="00C142AD">
        <w:rPr>
          <w:rFonts w:ascii="Arial" w:hAnsi="Arial" w:cs="Arial"/>
          <w:b/>
          <w:bCs/>
          <w:sz w:val="24"/>
          <w:szCs w:val="24"/>
          <w:lang w:val="pt-BR"/>
        </w:rPr>
        <w:t>2.6. Exame Físico</w:t>
      </w:r>
    </w:p>
    <w:p w14:paraId="5FDD5E07" w14:textId="5ECB1706" w:rsidR="00EE31DB" w:rsidRPr="00C142AD" w:rsidRDefault="00EE31DB" w:rsidP="003C492D">
      <w:pPr>
        <w:pStyle w:val="PargrafodaLista"/>
        <w:numPr>
          <w:ilvl w:val="0"/>
          <w:numId w:val="27"/>
        </w:numPr>
        <w:spacing w:after="120" w:line="360" w:lineRule="auto"/>
        <w:jc w:val="both"/>
        <w:rPr>
          <w:rFonts w:ascii="Arial" w:hAnsi="Arial" w:cs="Arial"/>
          <w:b/>
          <w:bCs/>
          <w:sz w:val="24"/>
          <w:szCs w:val="24"/>
          <w:lang w:val="pt-BR"/>
        </w:rPr>
      </w:pPr>
      <w:r w:rsidRPr="00C142AD">
        <w:rPr>
          <w:rFonts w:ascii="Arial" w:hAnsi="Arial" w:cs="Arial"/>
          <w:b/>
          <w:bCs/>
          <w:sz w:val="24"/>
          <w:szCs w:val="24"/>
          <w:lang w:val="pt-BR"/>
        </w:rPr>
        <w:t xml:space="preserve">Pele: </w:t>
      </w:r>
      <w:r w:rsidRPr="00C142AD">
        <w:rPr>
          <w:rFonts w:ascii="Arial" w:hAnsi="Arial" w:cs="Arial"/>
          <w:sz w:val="24"/>
          <w:szCs w:val="24"/>
          <w:lang w:val="pt-BR"/>
        </w:rPr>
        <w:t xml:space="preserve">presença de alterações: coloração pálida, </w:t>
      </w:r>
      <w:r w:rsidR="0056408D" w:rsidRPr="00C142AD">
        <w:rPr>
          <w:rFonts w:ascii="Arial" w:hAnsi="Arial" w:cs="Arial"/>
          <w:sz w:val="24"/>
          <w:szCs w:val="24"/>
          <w:lang w:val="pt-BR"/>
        </w:rPr>
        <w:t>anictéricas</w:t>
      </w:r>
      <w:r w:rsidRPr="00C142AD">
        <w:rPr>
          <w:rFonts w:ascii="Arial" w:hAnsi="Arial" w:cs="Arial"/>
          <w:sz w:val="24"/>
          <w:szCs w:val="24"/>
          <w:lang w:val="pt-BR"/>
        </w:rPr>
        <w:t xml:space="preserve">, temperatura normal, com vesículas, sem lesões. </w:t>
      </w:r>
    </w:p>
    <w:p w14:paraId="4A6D1E37" w14:textId="77777777" w:rsidR="00EE31DB" w:rsidRPr="00C142AD" w:rsidRDefault="00EE31DB"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b/>
          <w:bCs/>
          <w:sz w:val="24"/>
          <w:szCs w:val="24"/>
          <w:lang w:val="pt-BR"/>
        </w:rPr>
        <w:t>Crânio</w:t>
      </w:r>
      <w:r w:rsidRPr="00C142AD">
        <w:rPr>
          <w:rFonts w:ascii="Arial" w:hAnsi="Arial" w:cs="Arial"/>
          <w:sz w:val="24"/>
          <w:szCs w:val="24"/>
          <w:lang w:val="pt-BR"/>
        </w:rPr>
        <w:t>: couro c</w:t>
      </w:r>
      <w:r w:rsidR="00792103" w:rsidRPr="00C142AD">
        <w:rPr>
          <w:rFonts w:ascii="Arial" w:hAnsi="Arial" w:cs="Arial"/>
          <w:sz w:val="24"/>
          <w:szCs w:val="24"/>
          <w:lang w:val="pt-BR"/>
        </w:rPr>
        <w:t>abeludo</w:t>
      </w:r>
      <w:r w:rsidRPr="00C142AD">
        <w:rPr>
          <w:rFonts w:ascii="Arial" w:hAnsi="Arial" w:cs="Arial"/>
          <w:sz w:val="24"/>
          <w:szCs w:val="24"/>
          <w:lang w:val="pt-BR"/>
        </w:rPr>
        <w:t xml:space="preserve"> sem cicatrize</w:t>
      </w:r>
      <w:r w:rsidR="003C492D">
        <w:rPr>
          <w:rFonts w:ascii="Arial" w:hAnsi="Arial" w:cs="Arial"/>
          <w:sz w:val="24"/>
          <w:szCs w:val="24"/>
          <w:lang w:val="pt-BR"/>
        </w:rPr>
        <w:t xml:space="preserve">, </w:t>
      </w:r>
      <w:r w:rsidR="00AA4231" w:rsidRPr="00C142AD">
        <w:rPr>
          <w:rFonts w:ascii="Arial" w:hAnsi="Arial" w:cs="Arial"/>
          <w:sz w:val="24"/>
          <w:szCs w:val="24"/>
          <w:lang w:val="pt-BR"/>
        </w:rPr>
        <w:t xml:space="preserve">sem </w:t>
      </w:r>
      <w:r w:rsidR="003C492D" w:rsidRPr="00C142AD">
        <w:rPr>
          <w:rFonts w:ascii="Arial" w:hAnsi="Arial" w:cs="Arial"/>
          <w:sz w:val="24"/>
          <w:szCs w:val="24"/>
          <w:lang w:val="pt-BR"/>
        </w:rPr>
        <w:t>presença</w:t>
      </w:r>
      <w:r w:rsidR="00AA4231" w:rsidRPr="00C142AD">
        <w:rPr>
          <w:rFonts w:ascii="Arial" w:hAnsi="Arial" w:cs="Arial"/>
          <w:sz w:val="24"/>
          <w:szCs w:val="24"/>
          <w:lang w:val="pt-BR"/>
        </w:rPr>
        <w:t xml:space="preserve"> de </w:t>
      </w:r>
      <w:r w:rsidR="003C492D" w:rsidRPr="00C142AD">
        <w:rPr>
          <w:rFonts w:ascii="Arial" w:hAnsi="Arial" w:cs="Arial"/>
          <w:sz w:val="24"/>
          <w:szCs w:val="24"/>
          <w:lang w:val="pt-BR"/>
        </w:rPr>
        <w:t>pediculose</w:t>
      </w:r>
      <w:r w:rsidR="00792103" w:rsidRPr="00C142AD">
        <w:rPr>
          <w:rFonts w:ascii="Arial" w:hAnsi="Arial" w:cs="Arial"/>
          <w:sz w:val="24"/>
          <w:szCs w:val="24"/>
          <w:lang w:val="pt-BR"/>
        </w:rPr>
        <w:t xml:space="preserve">, sem dermatite </w:t>
      </w:r>
      <w:r w:rsidR="003C492D" w:rsidRPr="00C142AD">
        <w:rPr>
          <w:rFonts w:ascii="Arial" w:hAnsi="Arial" w:cs="Arial"/>
          <w:sz w:val="24"/>
          <w:szCs w:val="24"/>
          <w:lang w:val="pt-BR"/>
        </w:rPr>
        <w:t>seborreica</w:t>
      </w:r>
      <w:r w:rsidR="003C492D">
        <w:rPr>
          <w:rFonts w:ascii="Arial" w:hAnsi="Arial" w:cs="Arial"/>
          <w:sz w:val="24"/>
          <w:szCs w:val="24"/>
          <w:lang w:val="pt-BR"/>
        </w:rPr>
        <w:t>.</w:t>
      </w:r>
    </w:p>
    <w:p w14:paraId="572CFE7E" w14:textId="77777777" w:rsidR="00EE31DB" w:rsidRPr="00C142AD" w:rsidRDefault="00EE31DB"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b/>
          <w:bCs/>
          <w:sz w:val="24"/>
          <w:szCs w:val="24"/>
          <w:lang w:val="pt-BR"/>
        </w:rPr>
        <w:t>Olhos</w:t>
      </w:r>
      <w:r w:rsidRPr="00C142AD">
        <w:rPr>
          <w:rFonts w:ascii="Arial" w:hAnsi="Arial" w:cs="Arial"/>
          <w:sz w:val="24"/>
          <w:szCs w:val="24"/>
          <w:lang w:val="pt-BR"/>
        </w:rPr>
        <w:t>: Conjuntivas normocoradas</w:t>
      </w:r>
      <w:r w:rsidR="003C492D">
        <w:rPr>
          <w:rFonts w:ascii="Arial" w:hAnsi="Arial" w:cs="Arial"/>
          <w:sz w:val="24"/>
          <w:szCs w:val="24"/>
          <w:lang w:val="pt-BR"/>
        </w:rPr>
        <w:t>,</w:t>
      </w:r>
      <w:r w:rsidRPr="00C142AD">
        <w:rPr>
          <w:rFonts w:ascii="Arial" w:hAnsi="Arial" w:cs="Arial"/>
          <w:sz w:val="24"/>
          <w:szCs w:val="24"/>
          <w:lang w:val="pt-BR"/>
        </w:rPr>
        <w:t xml:space="preserve"> </w:t>
      </w:r>
      <w:r w:rsidR="003C492D" w:rsidRPr="00C142AD">
        <w:rPr>
          <w:rFonts w:ascii="Arial" w:hAnsi="Arial" w:cs="Arial"/>
          <w:sz w:val="24"/>
          <w:szCs w:val="24"/>
          <w:lang w:val="pt-BR"/>
        </w:rPr>
        <w:t xml:space="preserve">escleróticas </w:t>
      </w:r>
      <w:r w:rsidRPr="00C142AD">
        <w:rPr>
          <w:rFonts w:ascii="Arial" w:hAnsi="Arial" w:cs="Arial"/>
          <w:sz w:val="24"/>
          <w:szCs w:val="24"/>
          <w:lang w:val="pt-BR"/>
        </w:rPr>
        <w:t>brancas</w:t>
      </w:r>
      <w:r w:rsidR="003C492D">
        <w:rPr>
          <w:rFonts w:ascii="Arial" w:hAnsi="Arial" w:cs="Arial"/>
          <w:sz w:val="24"/>
          <w:szCs w:val="24"/>
          <w:lang w:val="pt-BR"/>
        </w:rPr>
        <w:t xml:space="preserve">, </w:t>
      </w:r>
      <w:r w:rsidRPr="00C142AD">
        <w:rPr>
          <w:rFonts w:ascii="Arial" w:hAnsi="Arial" w:cs="Arial"/>
          <w:sz w:val="24"/>
          <w:szCs w:val="24"/>
          <w:lang w:val="pt-BR"/>
        </w:rPr>
        <w:t xml:space="preserve">pupilas normais. </w:t>
      </w:r>
    </w:p>
    <w:p w14:paraId="742C11CB" w14:textId="77777777" w:rsidR="00EE31DB" w:rsidRPr="00C142AD" w:rsidRDefault="00EE31DB"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b/>
          <w:bCs/>
          <w:sz w:val="24"/>
          <w:szCs w:val="24"/>
          <w:lang w:val="pt-BR"/>
        </w:rPr>
        <w:t>Nariz</w:t>
      </w:r>
      <w:r w:rsidRPr="00C142AD">
        <w:rPr>
          <w:rFonts w:ascii="Arial" w:hAnsi="Arial" w:cs="Arial"/>
          <w:sz w:val="24"/>
          <w:szCs w:val="24"/>
          <w:lang w:val="pt-BR"/>
        </w:rPr>
        <w:t>: sem deformações, sem des</w:t>
      </w:r>
      <w:r w:rsidR="005731FD" w:rsidRPr="00C142AD">
        <w:rPr>
          <w:rFonts w:ascii="Arial" w:hAnsi="Arial" w:cs="Arial"/>
          <w:sz w:val="24"/>
          <w:szCs w:val="24"/>
          <w:lang w:val="pt-BR"/>
        </w:rPr>
        <w:t>vio de septo</w:t>
      </w:r>
      <w:r w:rsidR="003C492D">
        <w:rPr>
          <w:rFonts w:ascii="Arial" w:hAnsi="Arial" w:cs="Arial"/>
          <w:sz w:val="24"/>
          <w:szCs w:val="24"/>
          <w:lang w:val="pt-BR"/>
        </w:rPr>
        <w:t xml:space="preserve"> nasal</w:t>
      </w:r>
      <w:r w:rsidR="005731FD" w:rsidRPr="00C142AD">
        <w:rPr>
          <w:rFonts w:ascii="Arial" w:hAnsi="Arial" w:cs="Arial"/>
          <w:sz w:val="24"/>
          <w:szCs w:val="24"/>
          <w:lang w:val="pt-BR"/>
        </w:rPr>
        <w:t>,</w:t>
      </w:r>
      <w:r w:rsidRPr="00C142AD">
        <w:rPr>
          <w:rFonts w:ascii="Arial" w:hAnsi="Arial" w:cs="Arial"/>
          <w:sz w:val="24"/>
          <w:szCs w:val="24"/>
          <w:lang w:val="pt-BR"/>
        </w:rPr>
        <w:t xml:space="preserve"> Batimento das asas do nariz normal. </w:t>
      </w:r>
    </w:p>
    <w:p w14:paraId="59B399C5" w14:textId="77777777" w:rsidR="00EE31DB" w:rsidRPr="00C142AD" w:rsidRDefault="00EE31DB"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b/>
          <w:bCs/>
          <w:sz w:val="24"/>
          <w:szCs w:val="24"/>
          <w:lang w:val="pt-BR"/>
        </w:rPr>
        <w:t>Ouvido</w:t>
      </w:r>
      <w:r w:rsidRPr="00C142AD">
        <w:rPr>
          <w:rFonts w:ascii="Arial" w:hAnsi="Arial" w:cs="Arial"/>
          <w:sz w:val="24"/>
          <w:szCs w:val="24"/>
          <w:lang w:val="pt-BR"/>
        </w:rPr>
        <w:t>: sem deformações do pavil</w:t>
      </w:r>
      <w:r w:rsidR="005731FD" w:rsidRPr="00C142AD">
        <w:rPr>
          <w:rFonts w:ascii="Arial" w:hAnsi="Arial" w:cs="Arial"/>
          <w:sz w:val="24"/>
          <w:szCs w:val="24"/>
          <w:lang w:val="pt-BR"/>
        </w:rPr>
        <w:t>hão. Sem presença de secre</w:t>
      </w:r>
      <w:r w:rsidR="003C492D">
        <w:rPr>
          <w:rFonts w:ascii="Arial" w:hAnsi="Arial" w:cs="Arial"/>
          <w:sz w:val="24"/>
          <w:szCs w:val="24"/>
          <w:lang w:val="pt-BR"/>
        </w:rPr>
        <w:t>çõ</w:t>
      </w:r>
      <w:r w:rsidR="005731FD" w:rsidRPr="00C142AD">
        <w:rPr>
          <w:rFonts w:ascii="Arial" w:hAnsi="Arial" w:cs="Arial"/>
          <w:sz w:val="24"/>
          <w:szCs w:val="24"/>
          <w:lang w:val="pt-BR"/>
        </w:rPr>
        <w:t>es</w:t>
      </w:r>
      <w:r w:rsidRPr="00C142AD">
        <w:rPr>
          <w:rFonts w:ascii="Arial" w:hAnsi="Arial" w:cs="Arial"/>
          <w:sz w:val="24"/>
          <w:szCs w:val="24"/>
          <w:lang w:val="pt-BR"/>
        </w:rPr>
        <w:t xml:space="preserve"> </w:t>
      </w:r>
    </w:p>
    <w:p w14:paraId="5A1F12AD" w14:textId="77777777" w:rsidR="00EE31DB" w:rsidRPr="00C142AD" w:rsidRDefault="00EE31DB"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b/>
          <w:bCs/>
          <w:sz w:val="24"/>
          <w:szCs w:val="24"/>
          <w:lang w:val="pt-BR"/>
        </w:rPr>
        <w:t>Boca</w:t>
      </w:r>
      <w:r w:rsidR="003C492D">
        <w:rPr>
          <w:rFonts w:ascii="Arial" w:hAnsi="Arial" w:cs="Arial"/>
          <w:b/>
          <w:bCs/>
          <w:sz w:val="24"/>
          <w:szCs w:val="24"/>
          <w:lang w:val="pt-BR"/>
        </w:rPr>
        <w:t xml:space="preserve">: </w:t>
      </w:r>
      <w:r w:rsidRPr="00C142AD">
        <w:rPr>
          <w:rFonts w:ascii="Arial" w:hAnsi="Arial" w:cs="Arial"/>
          <w:sz w:val="24"/>
          <w:szCs w:val="24"/>
          <w:lang w:val="pt-BR"/>
        </w:rPr>
        <w:t xml:space="preserve">Gengivas </w:t>
      </w:r>
      <w:r w:rsidR="003C492D" w:rsidRPr="00C142AD">
        <w:rPr>
          <w:rFonts w:ascii="Arial" w:hAnsi="Arial" w:cs="Arial"/>
          <w:sz w:val="24"/>
          <w:szCs w:val="24"/>
          <w:lang w:val="pt-BR"/>
        </w:rPr>
        <w:t>pigmentadas. Língua</w:t>
      </w:r>
      <w:r w:rsidRPr="00C142AD">
        <w:rPr>
          <w:rFonts w:ascii="Arial" w:hAnsi="Arial" w:cs="Arial"/>
          <w:sz w:val="24"/>
          <w:szCs w:val="24"/>
          <w:lang w:val="pt-BR"/>
        </w:rPr>
        <w:t xml:space="preserve"> rosa, papilas normais, impressões den</w:t>
      </w:r>
      <w:r w:rsidR="005731FD" w:rsidRPr="00C142AD">
        <w:rPr>
          <w:rFonts w:ascii="Arial" w:hAnsi="Arial" w:cs="Arial"/>
          <w:sz w:val="24"/>
          <w:szCs w:val="24"/>
          <w:lang w:val="pt-BR"/>
        </w:rPr>
        <w:t>tárias brancas, apresenta carie dentaria.</w:t>
      </w:r>
      <w:r w:rsidRPr="00C142AD">
        <w:rPr>
          <w:rFonts w:ascii="Arial" w:hAnsi="Arial" w:cs="Arial"/>
          <w:sz w:val="24"/>
          <w:szCs w:val="24"/>
          <w:lang w:val="pt-BR"/>
        </w:rPr>
        <w:t xml:space="preserve"> </w:t>
      </w:r>
    </w:p>
    <w:p w14:paraId="751C5734" w14:textId="77777777" w:rsidR="00EE31DB" w:rsidRPr="00C142AD" w:rsidRDefault="00EE31DB"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b/>
          <w:bCs/>
          <w:sz w:val="24"/>
          <w:szCs w:val="24"/>
          <w:lang w:val="pt-BR"/>
        </w:rPr>
        <w:t>Pescoço</w:t>
      </w:r>
      <w:r w:rsidRPr="00C142AD">
        <w:rPr>
          <w:rFonts w:ascii="Arial" w:hAnsi="Arial" w:cs="Arial"/>
          <w:sz w:val="24"/>
          <w:szCs w:val="24"/>
          <w:lang w:val="pt-BR"/>
        </w:rPr>
        <w:t>: volume normal. Pulsações arteriais e venosas. Sem estase jugular. Glândula tireóide consist</w:t>
      </w:r>
      <w:r w:rsidR="003C492D">
        <w:rPr>
          <w:rFonts w:ascii="Arial" w:hAnsi="Arial" w:cs="Arial"/>
          <w:sz w:val="24"/>
          <w:szCs w:val="24"/>
          <w:lang w:val="pt-BR"/>
        </w:rPr>
        <w:t>ente</w:t>
      </w:r>
      <w:r w:rsidRPr="00C142AD">
        <w:rPr>
          <w:rFonts w:ascii="Arial" w:hAnsi="Arial" w:cs="Arial"/>
          <w:sz w:val="24"/>
          <w:szCs w:val="24"/>
          <w:lang w:val="pt-BR"/>
        </w:rPr>
        <w:t xml:space="preserve">. </w:t>
      </w:r>
    </w:p>
    <w:p w14:paraId="5B4A565B" w14:textId="0294629E" w:rsidR="005731FD" w:rsidRPr="00C142AD" w:rsidRDefault="003C492D" w:rsidP="003C492D">
      <w:pPr>
        <w:pStyle w:val="PargrafodaLista"/>
        <w:numPr>
          <w:ilvl w:val="0"/>
          <w:numId w:val="27"/>
        </w:numPr>
        <w:spacing w:after="120" w:line="360" w:lineRule="auto"/>
        <w:jc w:val="both"/>
        <w:rPr>
          <w:rFonts w:ascii="Arial" w:hAnsi="Arial" w:cs="Arial"/>
          <w:sz w:val="24"/>
          <w:szCs w:val="24"/>
          <w:lang w:val="pt-BR"/>
        </w:rPr>
      </w:pPr>
      <w:r w:rsidRPr="003C492D">
        <w:rPr>
          <w:rFonts w:ascii="Arial" w:hAnsi="Arial" w:cs="Arial"/>
          <w:b/>
          <w:bCs/>
          <w:sz w:val="24"/>
          <w:szCs w:val="24"/>
          <w:lang w:val="pt-BR"/>
        </w:rPr>
        <w:t>Tórax</w:t>
      </w:r>
      <w:r>
        <w:rPr>
          <w:rFonts w:ascii="Arial" w:hAnsi="Arial" w:cs="Arial"/>
          <w:b/>
          <w:bCs/>
          <w:sz w:val="24"/>
          <w:szCs w:val="24"/>
          <w:lang w:val="pt-BR"/>
        </w:rPr>
        <w:t xml:space="preserve"> </w:t>
      </w:r>
      <w:r w:rsidR="005731FD" w:rsidRPr="003C492D">
        <w:rPr>
          <w:rFonts w:ascii="Arial" w:hAnsi="Arial" w:cs="Arial"/>
          <w:b/>
          <w:bCs/>
          <w:sz w:val="24"/>
          <w:szCs w:val="24"/>
          <w:lang w:val="pt-BR"/>
        </w:rPr>
        <w:t>anterior</w:t>
      </w:r>
      <w:r w:rsidR="005731FD" w:rsidRPr="00C142AD">
        <w:rPr>
          <w:rFonts w:ascii="Arial" w:hAnsi="Arial" w:cs="Arial"/>
          <w:sz w:val="24"/>
          <w:szCs w:val="24"/>
          <w:lang w:val="pt-BR"/>
        </w:rPr>
        <w:t xml:space="preserve">: Apresenta </w:t>
      </w:r>
      <w:r w:rsidRPr="00C142AD">
        <w:rPr>
          <w:rFonts w:ascii="Arial" w:hAnsi="Arial" w:cs="Arial"/>
          <w:sz w:val="24"/>
          <w:szCs w:val="24"/>
          <w:lang w:val="pt-BR"/>
        </w:rPr>
        <w:t>murmúrios</w:t>
      </w:r>
      <w:r w:rsidR="005731FD" w:rsidRPr="00C142AD">
        <w:rPr>
          <w:rFonts w:ascii="Arial" w:hAnsi="Arial" w:cs="Arial"/>
          <w:sz w:val="24"/>
          <w:szCs w:val="24"/>
          <w:lang w:val="pt-BR"/>
        </w:rPr>
        <w:t xml:space="preserve"> vesicular, sem </w:t>
      </w:r>
      <w:r w:rsidR="0056408D" w:rsidRPr="00C142AD">
        <w:rPr>
          <w:rFonts w:ascii="Arial" w:hAnsi="Arial" w:cs="Arial"/>
          <w:sz w:val="24"/>
          <w:szCs w:val="24"/>
          <w:lang w:val="pt-BR"/>
        </w:rPr>
        <w:t>nódulos</w:t>
      </w:r>
      <w:r w:rsidR="005731FD" w:rsidRPr="00C142AD">
        <w:rPr>
          <w:rFonts w:ascii="Arial" w:hAnsi="Arial" w:cs="Arial"/>
          <w:sz w:val="24"/>
          <w:szCs w:val="24"/>
          <w:lang w:val="pt-BR"/>
        </w:rPr>
        <w:t xml:space="preserve"> nas mamas.</w:t>
      </w:r>
    </w:p>
    <w:p w14:paraId="4DDFD3A0" w14:textId="77777777" w:rsidR="007A3D2A" w:rsidRPr="00C142AD" w:rsidRDefault="007A3D2A" w:rsidP="003C492D">
      <w:pPr>
        <w:pStyle w:val="PargrafodaLista"/>
        <w:numPr>
          <w:ilvl w:val="0"/>
          <w:numId w:val="27"/>
        </w:numPr>
        <w:spacing w:after="120" w:line="360" w:lineRule="auto"/>
        <w:jc w:val="both"/>
        <w:rPr>
          <w:rFonts w:ascii="Arial" w:hAnsi="Arial" w:cs="Arial"/>
          <w:sz w:val="24"/>
          <w:szCs w:val="24"/>
          <w:lang w:val="pt-BR"/>
        </w:rPr>
      </w:pPr>
      <w:r w:rsidRPr="003C492D">
        <w:rPr>
          <w:rFonts w:ascii="Arial" w:hAnsi="Arial" w:cs="Arial"/>
          <w:b/>
          <w:bCs/>
          <w:sz w:val="24"/>
          <w:szCs w:val="24"/>
          <w:lang w:val="pt-BR"/>
        </w:rPr>
        <w:t>Membros superiores</w:t>
      </w:r>
      <w:r w:rsidRPr="00C142AD">
        <w:rPr>
          <w:rFonts w:ascii="Arial" w:hAnsi="Arial" w:cs="Arial"/>
          <w:sz w:val="24"/>
          <w:szCs w:val="24"/>
          <w:lang w:val="pt-BR"/>
        </w:rPr>
        <w:t xml:space="preserve">: boa simetria, </w:t>
      </w:r>
      <w:r w:rsidR="003C492D" w:rsidRPr="00C142AD">
        <w:rPr>
          <w:rFonts w:ascii="Arial" w:hAnsi="Arial" w:cs="Arial"/>
          <w:sz w:val="24"/>
          <w:szCs w:val="24"/>
          <w:lang w:val="pt-BR"/>
        </w:rPr>
        <w:t>movimentação</w:t>
      </w:r>
      <w:r w:rsidRPr="00C142AD">
        <w:rPr>
          <w:rFonts w:ascii="Arial" w:hAnsi="Arial" w:cs="Arial"/>
          <w:sz w:val="24"/>
          <w:szCs w:val="24"/>
          <w:lang w:val="pt-BR"/>
        </w:rPr>
        <w:t xml:space="preserve"> adequada </w:t>
      </w:r>
      <w:r w:rsidR="00C27972" w:rsidRPr="00C142AD">
        <w:rPr>
          <w:rFonts w:ascii="Arial" w:hAnsi="Arial" w:cs="Arial"/>
          <w:sz w:val="24"/>
          <w:szCs w:val="24"/>
          <w:lang w:val="pt-BR"/>
        </w:rPr>
        <w:t xml:space="preserve"> </w:t>
      </w:r>
    </w:p>
    <w:p w14:paraId="1EC6708D" w14:textId="77777777" w:rsidR="00C27972" w:rsidRPr="00C142AD" w:rsidRDefault="003C492D" w:rsidP="003C492D">
      <w:pPr>
        <w:pStyle w:val="PargrafodaLista"/>
        <w:numPr>
          <w:ilvl w:val="0"/>
          <w:numId w:val="27"/>
        </w:numPr>
        <w:spacing w:after="120" w:line="360" w:lineRule="auto"/>
        <w:jc w:val="both"/>
        <w:rPr>
          <w:rFonts w:ascii="Arial" w:hAnsi="Arial" w:cs="Arial"/>
          <w:sz w:val="24"/>
          <w:szCs w:val="24"/>
          <w:lang w:val="pt-BR"/>
        </w:rPr>
      </w:pPr>
      <w:r w:rsidRPr="003C492D">
        <w:rPr>
          <w:rFonts w:ascii="Arial" w:hAnsi="Arial" w:cs="Arial"/>
          <w:b/>
          <w:bCs/>
          <w:sz w:val="24"/>
          <w:szCs w:val="24"/>
          <w:lang w:val="pt-BR"/>
        </w:rPr>
        <w:t>Abdômen</w:t>
      </w:r>
      <w:r w:rsidR="007A3D2A" w:rsidRPr="00C142AD">
        <w:rPr>
          <w:rFonts w:ascii="Arial" w:hAnsi="Arial" w:cs="Arial"/>
          <w:sz w:val="24"/>
          <w:szCs w:val="24"/>
          <w:lang w:val="pt-BR"/>
        </w:rPr>
        <w:t xml:space="preserve">: </w:t>
      </w:r>
      <w:r>
        <w:rPr>
          <w:rFonts w:ascii="Arial" w:hAnsi="Arial" w:cs="Arial"/>
          <w:sz w:val="24"/>
          <w:szCs w:val="24"/>
          <w:lang w:val="pt-BR"/>
        </w:rPr>
        <w:t>mole e plano</w:t>
      </w:r>
      <w:r w:rsidR="007A3D2A" w:rsidRPr="00C142AD">
        <w:rPr>
          <w:rFonts w:ascii="Arial" w:hAnsi="Arial" w:cs="Arial"/>
          <w:sz w:val="24"/>
          <w:szCs w:val="24"/>
          <w:lang w:val="pt-BR"/>
        </w:rPr>
        <w:t xml:space="preserve">, sem </w:t>
      </w:r>
      <w:r w:rsidRPr="00C142AD">
        <w:rPr>
          <w:rFonts w:ascii="Arial" w:hAnsi="Arial" w:cs="Arial"/>
          <w:sz w:val="24"/>
          <w:szCs w:val="24"/>
          <w:lang w:val="pt-BR"/>
        </w:rPr>
        <w:t>cicatrização</w:t>
      </w:r>
      <w:r w:rsidR="007A3D2A" w:rsidRPr="00C142AD">
        <w:rPr>
          <w:rFonts w:ascii="Arial" w:hAnsi="Arial" w:cs="Arial"/>
          <w:sz w:val="24"/>
          <w:szCs w:val="24"/>
          <w:lang w:val="pt-BR"/>
        </w:rPr>
        <w:t>.</w:t>
      </w:r>
    </w:p>
    <w:p w14:paraId="3DD89961" w14:textId="7CD21FBC" w:rsidR="00C27972" w:rsidRPr="00C142AD" w:rsidRDefault="00C634E8" w:rsidP="003C492D">
      <w:pPr>
        <w:pStyle w:val="PargrafodaLista"/>
        <w:numPr>
          <w:ilvl w:val="0"/>
          <w:numId w:val="27"/>
        </w:numPr>
        <w:spacing w:after="120" w:line="360" w:lineRule="auto"/>
        <w:jc w:val="both"/>
        <w:rPr>
          <w:rFonts w:ascii="Arial" w:hAnsi="Arial" w:cs="Arial"/>
          <w:sz w:val="24"/>
          <w:szCs w:val="24"/>
          <w:lang w:val="pt-BR"/>
        </w:rPr>
      </w:pPr>
      <w:r w:rsidRPr="003C492D">
        <w:rPr>
          <w:rFonts w:ascii="Arial" w:hAnsi="Arial" w:cs="Arial"/>
          <w:b/>
          <w:bCs/>
          <w:sz w:val="24"/>
          <w:szCs w:val="24"/>
          <w:lang w:val="pt-BR"/>
        </w:rPr>
        <w:lastRenderedPageBreak/>
        <w:t>Região</w:t>
      </w:r>
      <w:r w:rsidR="007A3D2A" w:rsidRPr="003C492D">
        <w:rPr>
          <w:rFonts w:ascii="Arial" w:hAnsi="Arial" w:cs="Arial"/>
          <w:b/>
          <w:bCs/>
          <w:sz w:val="24"/>
          <w:szCs w:val="24"/>
          <w:lang w:val="pt-BR"/>
        </w:rPr>
        <w:t xml:space="preserve"> ingu</w:t>
      </w:r>
      <w:r w:rsidR="00B02D9F" w:rsidRPr="003C492D">
        <w:rPr>
          <w:rFonts w:ascii="Arial" w:hAnsi="Arial" w:cs="Arial"/>
          <w:b/>
          <w:bCs/>
          <w:sz w:val="24"/>
          <w:szCs w:val="24"/>
          <w:lang w:val="pt-BR"/>
        </w:rPr>
        <w:t>inal</w:t>
      </w:r>
      <w:r w:rsidR="00B02D9F" w:rsidRPr="00C142AD">
        <w:rPr>
          <w:rFonts w:ascii="Arial" w:hAnsi="Arial" w:cs="Arial"/>
          <w:sz w:val="24"/>
          <w:szCs w:val="24"/>
          <w:lang w:val="pt-BR"/>
        </w:rPr>
        <w:t>: Boa higiene, urina bem,</w:t>
      </w:r>
    </w:p>
    <w:p w14:paraId="3980F502" w14:textId="77777777" w:rsidR="00C27972" w:rsidRPr="00C142AD" w:rsidRDefault="00B02D9F" w:rsidP="003C492D">
      <w:pPr>
        <w:pStyle w:val="PargrafodaLista"/>
        <w:numPr>
          <w:ilvl w:val="0"/>
          <w:numId w:val="27"/>
        </w:numPr>
        <w:spacing w:after="120" w:line="360" w:lineRule="auto"/>
        <w:jc w:val="both"/>
        <w:rPr>
          <w:rFonts w:ascii="Arial" w:hAnsi="Arial" w:cs="Arial"/>
          <w:sz w:val="24"/>
          <w:szCs w:val="24"/>
          <w:lang w:val="pt-BR"/>
        </w:rPr>
      </w:pPr>
      <w:r w:rsidRPr="003C492D">
        <w:rPr>
          <w:rFonts w:ascii="Arial" w:hAnsi="Arial" w:cs="Arial"/>
          <w:b/>
          <w:bCs/>
          <w:sz w:val="24"/>
          <w:szCs w:val="24"/>
          <w:lang w:val="pt-BR"/>
        </w:rPr>
        <w:t>Membros inferiores</w:t>
      </w:r>
      <w:r w:rsidRPr="00C142AD">
        <w:rPr>
          <w:rFonts w:ascii="Arial" w:hAnsi="Arial" w:cs="Arial"/>
          <w:sz w:val="24"/>
          <w:szCs w:val="24"/>
          <w:lang w:val="pt-BR"/>
        </w:rPr>
        <w:t xml:space="preserve">. Sem </w:t>
      </w:r>
      <w:r w:rsidR="003C492D" w:rsidRPr="00C142AD">
        <w:rPr>
          <w:rFonts w:ascii="Arial" w:hAnsi="Arial" w:cs="Arial"/>
          <w:sz w:val="24"/>
          <w:szCs w:val="24"/>
          <w:lang w:val="pt-BR"/>
        </w:rPr>
        <w:t>presença</w:t>
      </w:r>
      <w:r w:rsidRPr="00C142AD">
        <w:rPr>
          <w:rFonts w:ascii="Arial" w:hAnsi="Arial" w:cs="Arial"/>
          <w:sz w:val="24"/>
          <w:szCs w:val="24"/>
          <w:lang w:val="pt-BR"/>
        </w:rPr>
        <w:t xml:space="preserve"> de edemas e boa simetria</w:t>
      </w:r>
    </w:p>
    <w:p w14:paraId="23440E3E" w14:textId="77777777" w:rsidR="00C27972" w:rsidRPr="00C142AD" w:rsidRDefault="00C27972" w:rsidP="008D0C33">
      <w:pPr>
        <w:rPr>
          <w:rFonts w:ascii="Arial" w:hAnsi="Arial" w:cs="Arial"/>
          <w:b/>
          <w:bCs/>
          <w:sz w:val="24"/>
          <w:szCs w:val="24"/>
          <w:lang w:val="pt-BR"/>
        </w:rPr>
      </w:pPr>
      <w:r w:rsidRPr="00C142AD">
        <w:rPr>
          <w:rFonts w:ascii="Arial" w:hAnsi="Arial" w:cs="Arial"/>
          <w:b/>
          <w:bCs/>
          <w:sz w:val="24"/>
          <w:szCs w:val="24"/>
          <w:lang w:val="pt-BR"/>
        </w:rPr>
        <w:t xml:space="preserve">2.7. sinais vitais </w:t>
      </w:r>
    </w:p>
    <w:p w14:paraId="04E32310" w14:textId="77777777" w:rsidR="00C27972" w:rsidRPr="00C142AD" w:rsidRDefault="008D0C33"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sz w:val="24"/>
          <w:szCs w:val="24"/>
          <w:lang w:val="pt-BR"/>
        </w:rPr>
        <w:t>Temperatura</w:t>
      </w:r>
      <w:r w:rsidR="003C492D">
        <w:rPr>
          <w:rFonts w:ascii="Arial" w:hAnsi="Arial" w:cs="Arial"/>
          <w:sz w:val="24"/>
          <w:szCs w:val="24"/>
          <w:lang w:val="pt-BR"/>
        </w:rPr>
        <w:t>:</w:t>
      </w:r>
      <w:r w:rsidRPr="00C142AD">
        <w:rPr>
          <w:rFonts w:ascii="Arial" w:hAnsi="Arial" w:cs="Arial"/>
          <w:sz w:val="24"/>
          <w:szCs w:val="24"/>
          <w:lang w:val="pt-BR"/>
        </w:rPr>
        <w:t xml:space="preserve"> 36,5</w:t>
      </w:r>
      <w:r w:rsidR="00387B2B">
        <w:rPr>
          <w:rFonts w:ascii="Arial" w:hAnsi="Arial" w:cs="Arial"/>
          <w:sz w:val="24"/>
          <w:szCs w:val="24"/>
          <w:lang w:val="pt-BR"/>
        </w:rPr>
        <w:t xml:space="preserve"> ºC</w:t>
      </w:r>
    </w:p>
    <w:p w14:paraId="18C4DBAE" w14:textId="77777777" w:rsidR="00C27972" w:rsidRPr="00C142AD" w:rsidRDefault="008D0C33" w:rsidP="003C492D">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sz w:val="24"/>
          <w:szCs w:val="24"/>
          <w:lang w:val="pt-BR"/>
        </w:rPr>
        <w:t>Pulso</w:t>
      </w:r>
      <w:r w:rsidR="00387B2B">
        <w:rPr>
          <w:rFonts w:ascii="Arial" w:hAnsi="Arial" w:cs="Arial"/>
          <w:sz w:val="24"/>
          <w:szCs w:val="24"/>
          <w:lang w:val="pt-BR"/>
        </w:rPr>
        <w:t>:</w:t>
      </w:r>
      <w:r w:rsidRPr="00C142AD">
        <w:rPr>
          <w:rFonts w:ascii="Arial" w:hAnsi="Arial" w:cs="Arial"/>
          <w:sz w:val="24"/>
          <w:szCs w:val="24"/>
          <w:lang w:val="pt-BR"/>
        </w:rPr>
        <w:t xml:space="preserve"> </w:t>
      </w:r>
      <w:r w:rsidR="00B02D9F" w:rsidRPr="00C142AD">
        <w:rPr>
          <w:rFonts w:ascii="Arial" w:hAnsi="Arial" w:cs="Arial"/>
          <w:sz w:val="24"/>
          <w:szCs w:val="24"/>
          <w:lang w:val="pt-BR"/>
        </w:rPr>
        <w:t>80 B</w:t>
      </w:r>
      <w:r w:rsidR="00387B2B">
        <w:rPr>
          <w:rFonts w:ascii="Arial" w:hAnsi="Arial" w:cs="Arial"/>
          <w:sz w:val="24"/>
          <w:szCs w:val="24"/>
          <w:lang w:val="pt-BR"/>
        </w:rPr>
        <w:t>/m</w:t>
      </w:r>
    </w:p>
    <w:p w14:paraId="532C64E5" w14:textId="77777777" w:rsidR="00C27972" w:rsidRPr="00C142AD" w:rsidRDefault="00387B2B" w:rsidP="00387B2B">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sz w:val="24"/>
          <w:szCs w:val="24"/>
          <w:lang w:val="pt-BR"/>
        </w:rPr>
        <w:t>Fre</w:t>
      </w:r>
      <w:r>
        <w:rPr>
          <w:rFonts w:ascii="Arial" w:hAnsi="Arial" w:cs="Arial"/>
          <w:sz w:val="24"/>
          <w:szCs w:val="24"/>
          <w:lang w:val="pt-BR"/>
        </w:rPr>
        <w:t>qu</w:t>
      </w:r>
      <w:r w:rsidRPr="00C142AD">
        <w:rPr>
          <w:rFonts w:ascii="Arial" w:hAnsi="Arial" w:cs="Arial"/>
          <w:sz w:val="24"/>
          <w:szCs w:val="24"/>
          <w:lang w:val="pt-BR"/>
        </w:rPr>
        <w:t>ência</w:t>
      </w:r>
      <w:r w:rsidR="008D0C33" w:rsidRPr="00C142AD">
        <w:rPr>
          <w:rFonts w:ascii="Arial" w:hAnsi="Arial" w:cs="Arial"/>
          <w:sz w:val="24"/>
          <w:szCs w:val="24"/>
          <w:lang w:val="pt-BR"/>
        </w:rPr>
        <w:t xml:space="preserve"> </w:t>
      </w:r>
      <w:r w:rsidRPr="00C142AD">
        <w:rPr>
          <w:rFonts w:ascii="Arial" w:hAnsi="Arial" w:cs="Arial"/>
          <w:sz w:val="24"/>
          <w:szCs w:val="24"/>
          <w:lang w:val="pt-BR"/>
        </w:rPr>
        <w:t>respiratória</w:t>
      </w:r>
      <w:r w:rsidR="008D0C33" w:rsidRPr="00C142AD">
        <w:rPr>
          <w:rFonts w:ascii="Arial" w:hAnsi="Arial" w:cs="Arial"/>
          <w:sz w:val="24"/>
          <w:szCs w:val="24"/>
          <w:lang w:val="pt-BR"/>
        </w:rPr>
        <w:t xml:space="preserve"> 17C</w:t>
      </w:r>
      <w:r>
        <w:rPr>
          <w:rFonts w:ascii="Arial" w:hAnsi="Arial" w:cs="Arial"/>
          <w:sz w:val="24"/>
          <w:szCs w:val="24"/>
          <w:lang w:val="pt-BR"/>
        </w:rPr>
        <w:t>/m</w:t>
      </w:r>
      <w:r w:rsidR="00C27972" w:rsidRPr="00C142AD">
        <w:rPr>
          <w:rFonts w:ascii="Arial" w:hAnsi="Arial" w:cs="Arial"/>
          <w:sz w:val="24"/>
          <w:szCs w:val="24"/>
          <w:lang w:val="pt-BR"/>
        </w:rPr>
        <w:t xml:space="preserve"> </w:t>
      </w:r>
    </w:p>
    <w:p w14:paraId="6927985B" w14:textId="0ACAD916" w:rsidR="00C27972" w:rsidRPr="00C142AD" w:rsidRDefault="008D0C33" w:rsidP="00387B2B">
      <w:pPr>
        <w:pStyle w:val="PargrafodaLista"/>
        <w:numPr>
          <w:ilvl w:val="0"/>
          <w:numId w:val="27"/>
        </w:numPr>
        <w:spacing w:after="120" w:line="360" w:lineRule="auto"/>
        <w:jc w:val="both"/>
        <w:rPr>
          <w:rFonts w:ascii="Arial" w:hAnsi="Arial" w:cs="Arial"/>
          <w:sz w:val="24"/>
          <w:szCs w:val="24"/>
          <w:lang w:val="pt-BR"/>
        </w:rPr>
      </w:pPr>
      <w:r w:rsidRPr="00C142AD">
        <w:rPr>
          <w:rFonts w:ascii="Arial" w:hAnsi="Arial" w:cs="Arial"/>
          <w:sz w:val="24"/>
          <w:szCs w:val="24"/>
          <w:lang w:val="pt-BR"/>
        </w:rPr>
        <w:t>P</w:t>
      </w:r>
      <w:r w:rsidR="00387B2B">
        <w:rPr>
          <w:rFonts w:ascii="Arial" w:hAnsi="Arial" w:cs="Arial"/>
          <w:sz w:val="24"/>
          <w:szCs w:val="24"/>
          <w:lang w:val="pt-BR"/>
        </w:rPr>
        <w:t xml:space="preserve">ressão </w:t>
      </w:r>
      <w:r w:rsidRPr="00C142AD">
        <w:rPr>
          <w:rFonts w:ascii="Arial" w:hAnsi="Arial" w:cs="Arial"/>
          <w:sz w:val="24"/>
          <w:szCs w:val="24"/>
          <w:lang w:val="pt-BR"/>
        </w:rPr>
        <w:t>A</w:t>
      </w:r>
      <w:r w:rsidR="00387B2B">
        <w:rPr>
          <w:rFonts w:ascii="Arial" w:hAnsi="Arial" w:cs="Arial"/>
          <w:sz w:val="24"/>
          <w:szCs w:val="24"/>
          <w:lang w:val="pt-BR"/>
        </w:rPr>
        <w:t>rterial:</w:t>
      </w:r>
      <w:r w:rsidR="00163136">
        <w:rPr>
          <w:rFonts w:ascii="Arial" w:hAnsi="Arial" w:cs="Arial"/>
          <w:sz w:val="24"/>
          <w:szCs w:val="24"/>
          <w:lang w:val="pt-BR"/>
        </w:rPr>
        <w:t xml:space="preserve"> 106</w:t>
      </w:r>
      <w:r w:rsidR="00387B2B">
        <w:rPr>
          <w:rFonts w:ascii="Arial" w:hAnsi="Arial" w:cs="Arial"/>
          <w:sz w:val="24"/>
          <w:szCs w:val="24"/>
          <w:lang w:val="pt-BR"/>
        </w:rPr>
        <w:t>-</w:t>
      </w:r>
      <w:r w:rsidR="00163136">
        <w:rPr>
          <w:rFonts w:ascii="Arial" w:hAnsi="Arial" w:cs="Arial"/>
          <w:sz w:val="24"/>
          <w:szCs w:val="24"/>
          <w:lang w:val="pt-BR"/>
        </w:rPr>
        <w:t>63</w:t>
      </w:r>
      <w:r w:rsidR="00387B2B">
        <w:rPr>
          <w:rFonts w:ascii="Arial" w:hAnsi="Arial" w:cs="Arial"/>
          <w:sz w:val="24"/>
          <w:szCs w:val="24"/>
          <w:lang w:val="pt-BR"/>
        </w:rPr>
        <w:t xml:space="preserve"> </w:t>
      </w:r>
      <w:r w:rsidR="00387B2B" w:rsidRPr="00C142AD">
        <w:rPr>
          <w:rFonts w:ascii="Arial" w:hAnsi="Arial" w:cs="Arial"/>
          <w:sz w:val="24"/>
          <w:szCs w:val="24"/>
          <w:lang w:val="pt-BR"/>
        </w:rPr>
        <w:t>mm</w:t>
      </w:r>
      <w:r w:rsidR="00387B2B">
        <w:rPr>
          <w:rFonts w:ascii="Arial" w:hAnsi="Arial" w:cs="Arial"/>
          <w:sz w:val="24"/>
          <w:szCs w:val="24"/>
          <w:lang w:val="pt-BR"/>
        </w:rPr>
        <w:t>h</w:t>
      </w:r>
      <w:r w:rsidR="00387B2B" w:rsidRPr="00C142AD">
        <w:rPr>
          <w:rFonts w:ascii="Arial" w:hAnsi="Arial" w:cs="Arial"/>
          <w:sz w:val="24"/>
          <w:szCs w:val="24"/>
          <w:lang w:val="pt-BR"/>
        </w:rPr>
        <w:t>g</w:t>
      </w:r>
      <w:r w:rsidR="00C27972" w:rsidRPr="00C142AD">
        <w:rPr>
          <w:rFonts w:ascii="Arial" w:hAnsi="Arial" w:cs="Arial"/>
          <w:sz w:val="24"/>
          <w:szCs w:val="24"/>
          <w:lang w:val="pt-BR"/>
        </w:rPr>
        <w:t xml:space="preserve"> </w:t>
      </w:r>
    </w:p>
    <w:p w14:paraId="2F0CBBDE" w14:textId="77777777" w:rsidR="00C27972" w:rsidRPr="00C142AD" w:rsidRDefault="00C27972" w:rsidP="00387B2B">
      <w:pPr>
        <w:spacing w:after="120" w:line="360" w:lineRule="auto"/>
        <w:rPr>
          <w:rFonts w:ascii="Arial" w:hAnsi="Arial" w:cs="Arial"/>
          <w:b/>
          <w:bCs/>
          <w:sz w:val="24"/>
          <w:szCs w:val="24"/>
          <w:lang w:val="pt-BR"/>
        </w:rPr>
      </w:pPr>
      <w:r w:rsidRPr="00C142AD">
        <w:rPr>
          <w:rFonts w:ascii="Arial" w:hAnsi="Arial" w:cs="Arial"/>
          <w:b/>
          <w:bCs/>
          <w:sz w:val="24"/>
          <w:szCs w:val="24"/>
          <w:lang w:val="pt-BR"/>
        </w:rPr>
        <w:t>2.8. Hipótese Diagnóstico</w:t>
      </w:r>
    </w:p>
    <w:p w14:paraId="16900134" w14:textId="77777777" w:rsidR="00D6597D" w:rsidRDefault="00387B2B" w:rsidP="00D6597D">
      <w:pPr>
        <w:pStyle w:val="PargrafodaLista"/>
        <w:numPr>
          <w:ilvl w:val="0"/>
          <w:numId w:val="27"/>
        </w:numPr>
        <w:spacing w:after="120" w:line="360" w:lineRule="auto"/>
        <w:rPr>
          <w:rFonts w:ascii="Arial" w:hAnsi="Arial" w:cs="Arial"/>
          <w:sz w:val="24"/>
          <w:szCs w:val="24"/>
          <w:lang w:val="pt-BR"/>
        </w:rPr>
      </w:pPr>
      <w:r>
        <w:rPr>
          <w:rFonts w:ascii="Arial" w:hAnsi="Arial" w:cs="Arial"/>
          <w:sz w:val="24"/>
          <w:szCs w:val="24"/>
          <w:lang w:val="pt-BR"/>
        </w:rPr>
        <w:t>Infecção respiratória</w:t>
      </w:r>
    </w:p>
    <w:p w14:paraId="2D8ADB4B" w14:textId="77777777" w:rsidR="00D6597D" w:rsidRDefault="00D6597D" w:rsidP="00D6597D">
      <w:pPr>
        <w:pStyle w:val="PargrafodaLista"/>
        <w:numPr>
          <w:ilvl w:val="0"/>
          <w:numId w:val="27"/>
        </w:numPr>
        <w:spacing w:after="120" w:line="360" w:lineRule="auto"/>
        <w:rPr>
          <w:rFonts w:ascii="Arial" w:hAnsi="Arial" w:cs="Arial"/>
          <w:sz w:val="24"/>
          <w:szCs w:val="24"/>
          <w:lang w:val="pt-BR"/>
        </w:rPr>
      </w:pPr>
      <w:r>
        <w:rPr>
          <w:rFonts w:ascii="Arial" w:hAnsi="Arial" w:cs="Arial"/>
          <w:sz w:val="24"/>
          <w:szCs w:val="24"/>
          <w:lang w:val="pt-BR"/>
        </w:rPr>
        <w:t xml:space="preserve">Embolia pulmonar </w:t>
      </w:r>
    </w:p>
    <w:p w14:paraId="430B96F3" w14:textId="5A070166" w:rsidR="00C27972" w:rsidRPr="00410A19" w:rsidRDefault="00D6597D" w:rsidP="00410A19">
      <w:pPr>
        <w:pStyle w:val="PargrafodaLista"/>
        <w:numPr>
          <w:ilvl w:val="0"/>
          <w:numId w:val="37"/>
        </w:numPr>
        <w:spacing w:after="120" w:line="360" w:lineRule="auto"/>
        <w:rPr>
          <w:rFonts w:ascii="Arial" w:hAnsi="Arial" w:cs="Arial"/>
          <w:sz w:val="24"/>
          <w:szCs w:val="24"/>
          <w:lang w:val="pt-BR"/>
        </w:rPr>
      </w:pPr>
      <w:r w:rsidRPr="00410A19">
        <w:rPr>
          <w:rFonts w:ascii="Arial" w:hAnsi="Arial" w:cs="Arial"/>
          <w:sz w:val="24"/>
          <w:szCs w:val="24"/>
          <w:lang w:val="pt-BR"/>
        </w:rPr>
        <w:t xml:space="preserve">Limpeza Ineficaz das vias </w:t>
      </w:r>
      <w:r w:rsidR="00C634E8" w:rsidRPr="00410A19">
        <w:rPr>
          <w:rFonts w:ascii="Arial" w:hAnsi="Arial" w:cs="Arial"/>
          <w:sz w:val="24"/>
          <w:szCs w:val="24"/>
          <w:lang w:val="pt-BR"/>
        </w:rPr>
        <w:t>Aéreas</w:t>
      </w:r>
      <w:r w:rsidR="00410A19" w:rsidRPr="00410A19">
        <w:rPr>
          <w:rFonts w:ascii="Arial" w:hAnsi="Arial" w:cs="Arial"/>
          <w:sz w:val="24"/>
          <w:szCs w:val="24"/>
          <w:lang w:val="pt-BR"/>
        </w:rPr>
        <w:t xml:space="preserve"> </w:t>
      </w:r>
      <w:r w:rsidR="00387B2B" w:rsidRPr="00410A19">
        <w:rPr>
          <w:rFonts w:ascii="Arial" w:hAnsi="Arial" w:cs="Arial"/>
          <w:sz w:val="24"/>
          <w:szCs w:val="24"/>
          <w:lang w:val="pt-BR"/>
        </w:rPr>
        <w:t xml:space="preserve"> </w:t>
      </w:r>
    </w:p>
    <w:p w14:paraId="2EAAC5CA" w14:textId="77777777" w:rsidR="00C27972" w:rsidRPr="00C142AD" w:rsidRDefault="00C27972" w:rsidP="00387B2B">
      <w:pPr>
        <w:spacing w:after="120" w:line="360" w:lineRule="auto"/>
        <w:rPr>
          <w:rFonts w:ascii="Arial" w:hAnsi="Arial" w:cs="Arial"/>
          <w:b/>
          <w:bCs/>
          <w:sz w:val="24"/>
          <w:szCs w:val="24"/>
          <w:lang w:val="pt-BR"/>
        </w:rPr>
      </w:pPr>
      <w:r w:rsidRPr="00C142AD">
        <w:rPr>
          <w:rFonts w:ascii="Arial" w:hAnsi="Arial" w:cs="Arial"/>
          <w:b/>
          <w:bCs/>
          <w:sz w:val="24"/>
          <w:szCs w:val="24"/>
          <w:lang w:val="pt-BR"/>
        </w:rPr>
        <w:t xml:space="preserve">2.9. Exames Complementares </w:t>
      </w:r>
    </w:p>
    <w:p w14:paraId="6872A43B" w14:textId="77777777" w:rsidR="00C27972" w:rsidRPr="00410A19" w:rsidRDefault="004257D8" w:rsidP="00410A19">
      <w:pPr>
        <w:pStyle w:val="PargrafodaLista"/>
        <w:numPr>
          <w:ilvl w:val="0"/>
          <w:numId w:val="37"/>
        </w:numPr>
        <w:spacing w:after="120" w:line="360" w:lineRule="auto"/>
        <w:rPr>
          <w:rFonts w:ascii="Arial" w:hAnsi="Arial" w:cs="Arial"/>
          <w:sz w:val="24"/>
          <w:szCs w:val="24"/>
          <w:lang w:val="pt-BR"/>
        </w:rPr>
      </w:pPr>
      <w:r w:rsidRPr="00410A19">
        <w:rPr>
          <w:rFonts w:ascii="Arial" w:hAnsi="Arial" w:cs="Arial"/>
          <w:sz w:val="24"/>
          <w:szCs w:val="24"/>
          <w:lang w:val="pt-BR"/>
        </w:rPr>
        <w:t>RX</w:t>
      </w:r>
      <w:r w:rsidR="00C27972" w:rsidRPr="00410A19">
        <w:rPr>
          <w:rFonts w:ascii="Arial" w:hAnsi="Arial" w:cs="Arial"/>
          <w:sz w:val="24"/>
          <w:szCs w:val="24"/>
          <w:lang w:val="pt-BR"/>
        </w:rPr>
        <w:t xml:space="preserve"> </w:t>
      </w:r>
    </w:p>
    <w:p w14:paraId="11136113" w14:textId="77777777" w:rsidR="00C27972" w:rsidRDefault="004257D8" w:rsidP="00410A19">
      <w:pPr>
        <w:pStyle w:val="PargrafodaLista"/>
        <w:numPr>
          <w:ilvl w:val="0"/>
          <w:numId w:val="37"/>
        </w:numPr>
        <w:spacing w:after="120" w:line="360" w:lineRule="auto"/>
        <w:rPr>
          <w:rFonts w:ascii="Arial" w:hAnsi="Arial" w:cs="Arial"/>
          <w:sz w:val="24"/>
          <w:szCs w:val="24"/>
          <w:lang w:val="pt-BR"/>
        </w:rPr>
      </w:pPr>
      <w:r w:rsidRPr="00410A19">
        <w:rPr>
          <w:rFonts w:ascii="Arial" w:hAnsi="Arial" w:cs="Arial"/>
          <w:sz w:val="24"/>
          <w:szCs w:val="24"/>
          <w:lang w:val="pt-BR"/>
        </w:rPr>
        <w:t xml:space="preserve">Hemograma </w:t>
      </w:r>
    </w:p>
    <w:p w14:paraId="22F6DCF0" w14:textId="7386A2A6" w:rsidR="00163136" w:rsidRPr="00410A19" w:rsidRDefault="00163136" w:rsidP="00410A19">
      <w:pPr>
        <w:pStyle w:val="PargrafodaLista"/>
        <w:numPr>
          <w:ilvl w:val="0"/>
          <w:numId w:val="37"/>
        </w:numPr>
        <w:spacing w:after="120" w:line="360" w:lineRule="auto"/>
        <w:rPr>
          <w:rFonts w:ascii="Arial" w:hAnsi="Arial" w:cs="Arial"/>
          <w:sz w:val="24"/>
          <w:szCs w:val="24"/>
          <w:lang w:val="pt-BR"/>
        </w:rPr>
      </w:pPr>
      <w:r>
        <w:rPr>
          <w:rFonts w:ascii="Arial" w:hAnsi="Arial" w:cs="Arial"/>
          <w:sz w:val="24"/>
          <w:szCs w:val="24"/>
          <w:lang w:val="pt-BR"/>
        </w:rPr>
        <w:t xml:space="preserve">Exame de urina </w:t>
      </w:r>
    </w:p>
    <w:p w14:paraId="51C22345" w14:textId="169AA3DE" w:rsidR="000251B2" w:rsidRDefault="000251B2" w:rsidP="00387B2B">
      <w:pPr>
        <w:spacing w:after="120" w:line="360" w:lineRule="auto"/>
        <w:rPr>
          <w:rFonts w:ascii="Arial" w:hAnsi="Arial" w:cs="Arial"/>
          <w:b/>
          <w:bCs/>
          <w:sz w:val="24"/>
          <w:szCs w:val="24"/>
          <w:lang w:val="pt-BR"/>
        </w:rPr>
      </w:pPr>
      <w:r>
        <w:rPr>
          <w:rFonts w:ascii="Arial" w:hAnsi="Arial" w:cs="Arial"/>
          <w:b/>
          <w:bCs/>
          <w:sz w:val="24"/>
          <w:szCs w:val="24"/>
          <w:lang w:val="pt-BR"/>
        </w:rPr>
        <w:t>2.10. Diagnóstico Definitivo</w:t>
      </w:r>
    </w:p>
    <w:p w14:paraId="533EDCD7" w14:textId="19DCBCC7" w:rsidR="000251B2" w:rsidRPr="00DE6DBF" w:rsidRDefault="00DE6DBF" w:rsidP="00DE6DBF">
      <w:pPr>
        <w:pStyle w:val="PargrafodaLista"/>
        <w:numPr>
          <w:ilvl w:val="0"/>
          <w:numId w:val="38"/>
        </w:numPr>
        <w:spacing w:after="120" w:line="360" w:lineRule="auto"/>
        <w:rPr>
          <w:rFonts w:ascii="Arial" w:hAnsi="Arial" w:cs="Arial"/>
          <w:sz w:val="24"/>
          <w:szCs w:val="24"/>
          <w:lang w:val="pt-BR"/>
        </w:rPr>
      </w:pPr>
      <w:r>
        <w:rPr>
          <w:rFonts w:ascii="Arial" w:hAnsi="Arial" w:cs="Arial"/>
          <w:sz w:val="24"/>
          <w:szCs w:val="24"/>
          <w:lang w:val="pt-BR"/>
        </w:rPr>
        <w:t>Pneumonia</w:t>
      </w:r>
    </w:p>
    <w:p w14:paraId="2F7FD01F" w14:textId="2B680CDC" w:rsidR="00C27972" w:rsidRPr="00C142AD" w:rsidRDefault="00C27972" w:rsidP="00387B2B">
      <w:pPr>
        <w:spacing w:after="120" w:line="360" w:lineRule="auto"/>
        <w:rPr>
          <w:rFonts w:ascii="Arial" w:hAnsi="Arial" w:cs="Arial"/>
          <w:b/>
          <w:bCs/>
          <w:sz w:val="24"/>
          <w:szCs w:val="24"/>
          <w:lang w:val="pt-BR"/>
        </w:rPr>
      </w:pPr>
      <w:r w:rsidRPr="00C142AD">
        <w:rPr>
          <w:rFonts w:ascii="Arial" w:hAnsi="Arial" w:cs="Arial"/>
          <w:b/>
          <w:bCs/>
          <w:sz w:val="24"/>
          <w:szCs w:val="24"/>
          <w:lang w:val="pt-BR"/>
        </w:rPr>
        <w:t>2.1</w:t>
      </w:r>
      <w:r w:rsidR="000251B2">
        <w:rPr>
          <w:rFonts w:ascii="Arial" w:hAnsi="Arial" w:cs="Arial"/>
          <w:b/>
          <w:bCs/>
          <w:sz w:val="24"/>
          <w:szCs w:val="24"/>
          <w:lang w:val="pt-BR"/>
        </w:rPr>
        <w:t>1</w:t>
      </w:r>
      <w:r w:rsidRPr="00C142AD">
        <w:rPr>
          <w:rFonts w:ascii="Arial" w:hAnsi="Arial" w:cs="Arial"/>
          <w:b/>
          <w:bCs/>
          <w:sz w:val="24"/>
          <w:szCs w:val="24"/>
          <w:lang w:val="pt-BR"/>
        </w:rPr>
        <w:t xml:space="preserve">. Tratamento </w:t>
      </w:r>
    </w:p>
    <w:p w14:paraId="6DDBCD1E" w14:textId="7010EECF" w:rsidR="00651B8D" w:rsidRDefault="00651B8D" w:rsidP="00651B8D">
      <w:pPr>
        <w:pStyle w:val="Legenda"/>
        <w:keepNext/>
      </w:pPr>
      <w:bookmarkStart w:id="4" w:name="_Toc229830662"/>
      <w:r>
        <w:t xml:space="preserve">Tabela </w:t>
      </w:r>
      <w:fldSimple w:instr=" SEQ Tabela \* ARABIC ">
        <w:r>
          <w:rPr>
            <w:noProof/>
          </w:rPr>
          <w:t>1</w:t>
        </w:r>
      </w:fldSimple>
      <w:r>
        <w:t>: Tratamento medicamentoso</w:t>
      </w:r>
      <w:bookmarkEnd w:id="4"/>
    </w:p>
    <w:tbl>
      <w:tblPr>
        <w:tblStyle w:val="Tabelacomgrelha"/>
        <w:tblW w:w="8584" w:type="dxa"/>
        <w:tblLook w:val="04A0" w:firstRow="1" w:lastRow="0" w:firstColumn="1" w:lastColumn="0" w:noHBand="0" w:noVBand="1"/>
      </w:tblPr>
      <w:tblGrid>
        <w:gridCol w:w="1750"/>
        <w:gridCol w:w="1457"/>
        <w:gridCol w:w="1924"/>
        <w:gridCol w:w="1910"/>
        <w:gridCol w:w="1564"/>
      </w:tblGrid>
      <w:tr w:rsidR="002327A9" w:rsidRPr="002327A9" w14:paraId="72DD7C7E" w14:textId="77777777" w:rsidTr="00651B8D">
        <w:tc>
          <w:tcPr>
            <w:tcW w:w="0" w:type="auto"/>
            <w:hideMark/>
          </w:tcPr>
          <w:p w14:paraId="715E526F" w14:textId="77777777" w:rsidR="002327A9" w:rsidRPr="002327A9" w:rsidRDefault="002327A9" w:rsidP="009C3C2A">
            <w:pPr>
              <w:spacing w:after="160"/>
              <w:rPr>
                <w:rFonts w:ascii="Arial" w:hAnsi="Arial" w:cs="Arial"/>
                <w:b/>
                <w:bCs/>
                <w:sz w:val="24"/>
                <w:szCs w:val="24"/>
                <w:lang w:val="pt-BR"/>
              </w:rPr>
            </w:pPr>
            <w:r w:rsidRPr="002327A9">
              <w:rPr>
                <w:rFonts w:ascii="Arial" w:hAnsi="Arial" w:cs="Arial"/>
                <w:b/>
                <w:bCs/>
                <w:sz w:val="24"/>
                <w:szCs w:val="24"/>
                <w:lang w:val="pt-BR"/>
              </w:rPr>
              <w:t>Medicamento</w:t>
            </w:r>
          </w:p>
        </w:tc>
        <w:tc>
          <w:tcPr>
            <w:tcW w:w="0" w:type="auto"/>
            <w:hideMark/>
          </w:tcPr>
          <w:p w14:paraId="4A8D4FC1" w14:textId="77777777" w:rsidR="002327A9" w:rsidRPr="002327A9" w:rsidRDefault="002327A9" w:rsidP="009C3C2A">
            <w:pPr>
              <w:spacing w:after="160"/>
              <w:rPr>
                <w:rFonts w:ascii="Arial" w:hAnsi="Arial" w:cs="Arial"/>
                <w:b/>
                <w:bCs/>
                <w:sz w:val="24"/>
                <w:szCs w:val="24"/>
                <w:lang w:val="pt-BR"/>
              </w:rPr>
            </w:pPr>
            <w:r w:rsidRPr="002327A9">
              <w:rPr>
                <w:rFonts w:ascii="Arial" w:hAnsi="Arial" w:cs="Arial"/>
                <w:b/>
                <w:bCs/>
                <w:sz w:val="24"/>
                <w:szCs w:val="24"/>
                <w:lang w:val="pt-BR"/>
              </w:rPr>
              <w:t>Dose e Posologia</w:t>
            </w:r>
          </w:p>
        </w:tc>
        <w:tc>
          <w:tcPr>
            <w:tcW w:w="0" w:type="auto"/>
            <w:hideMark/>
          </w:tcPr>
          <w:p w14:paraId="2A397A74" w14:textId="77777777" w:rsidR="002327A9" w:rsidRPr="002327A9" w:rsidRDefault="002327A9" w:rsidP="009C3C2A">
            <w:pPr>
              <w:spacing w:after="160"/>
              <w:rPr>
                <w:rFonts w:ascii="Arial" w:hAnsi="Arial" w:cs="Arial"/>
                <w:b/>
                <w:bCs/>
                <w:sz w:val="24"/>
                <w:szCs w:val="24"/>
                <w:lang w:val="pt-BR"/>
              </w:rPr>
            </w:pPr>
            <w:r w:rsidRPr="002327A9">
              <w:rPr>
                <w:rFonts w:ascii="Arial" w:hAnsi="Arial" w:cs="Arial"/>
                <w:b/>
                <w:bCs/>
                <w:sz w:val="24"/>
                <w:szCs w:val="24"/>
                <w:lang w:val="pt-BR"/>
              </w:rPr>
              <w:t>Grupo Farmacológico</w:t>
            </w:r>
          </w:p>
        </w:tc>
        <w:tc>
          <w:tcPr>
            <w:tcW w:w="0" w:type="auto"/>
            <w:hideMark/>
          </w:tcPr>
          <w:p w14:paraId="7A1B77B9" w14:textId="77777777" w:rsidR="002327A9" w:rsidRPr="002327A9" w:rsidRDefault="002327A9" w:rsidP="009C3C2A">
            <w:pPr>
              <w:spacing w:after="160"/>
              <w:rPr>
                <w:rFonts w:ascii="Arial" w:hAnsi="Arial" w:cs="Arial"/>
                <w:b/>
                <w:bCs/>
                <w:sz w:val="24"/>
                <w:szCs w:val="24"/>
                <w:lang w:val="pt-BR"/>
              </w:rPr>
            </w:pPr>
            <w:r w:rsidRPr="002327A9">
              <w:rPr>
                <w:rFonts w:ascii="Arial" w:hAnsi="Arial" w:cs="Arial"/>
                <w:b/>
                <w:bCs/>
                <w:sz w:val="24"/>
                <w:szCs w:val="24"/>
                <w:lang w:val="pt-BR"/>
              </w:rPr>
              <w:t>Ação Farmacológica</w:t>
            </w:r>
          </w:p>
        </w:tc>
        <w:tc>
          <w:tcPr>
            <w:tcW w:w="1699" w:type="dxa"/>
            <w:hideMark/>
          </w:tcPr>
          <w:p w14:paraId="0ACCEE45" w14:textId="77777777" w:rsidR="002327A9" w:rsidRPr="002327A9" w:rsidRDefault="002327A9" w:rsidP="009C3C2A">
            <w:pPr>
              <w:spacing w:after="160"/>
              <w:rPr>
                <w:rFonts w:ascii="Arial" w:hAnsi="Arial" w:cs="Arial"/>
                <w:b/>
                <w:bCs/>
                <w:sz w:val="24"/>
                <w:szCs w:val="24"/>
                <w:lang w:val="pt-BR"/>
              </w:rPr>
            </w:pPr>
            <w:r w:rsidRPr="002327A9">
              <w:rPr>
                <w:rFonts w:ascii="Arial" w:hAnsi="Arial" w:cs="Arial"/>
                <w:b/>
                <w:bCs/>
                <w:sz w:val="24"/>
                <w:szCs w:val="24"/>
                <w:lang w:val="pt-BR"/>
              </w:rPr>
              <w:t>Reações Adversas</w:t>
            </w:r>
          </w:p>
        </w:tc>
      </w:tr>
      <w:tr w:rsidR="002327A9" w:rsidRPr="002327A9" w14:paraId="71BBFD7A" w14:textId="77777777" w:rsidTr="00651B8D">
        <w:tc>
          <w:tcPr>
            <w:tcW w:w="0" w:type="auto"/>
            <w:hideMark/>
          </w:tcPr>
          <w:p w14:paraId="35FDED27"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Ampicilina</w:t>
            </w:r>
          </w:p>
        </w:tc>
        <w:tc>
          <w:tcPr>
            <w:tcW w:w="0" w:type="auto"/>
            <w:hideMark/>
          </w:tcPr>
          <w:p w14:paraId="697FC2EA"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1 g de 8/8 horas durante 7 dias</w:t>
            </w:r>
          </w:p>
        </w:tc>
        <w:tc>
          <w:tcPr>
            <w:tcW w:w="0" w:type="auto"/>
            <w:hideMark/>
          </w:tcPr>
          <w:p w14:paraId="65656B5D" w14:textId="15EE851A"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Penicilina</w:t>
            </w:r>
          </w:p>
        </w:tc>
        <w:tc>
          <w:tcPr>
            <w:tcW w:w="0" w:type="auto"/>
            <w:hideMark/>
          </w:tcPr>
          <w:p w14:paraId="7ED4BF40"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Inibe a síntese da parede celular bacteriana, levando à destruição das bactérias</w:t>
            </w:r>
          </w:p>
        </w:tc>
        <w:tc>
          <w:tcPr>
            <w:tcW w:w="1699" w:type="dxa"/>
            <w:hideMark/>
          </w:tcPr>
          <w:p w14:paraId="42B9ECBE"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Reações alérgicas (rash, prurido), diarreia, náuseas, vómitos, candidíase, anafilaxia (raro)</w:t>
            </w:r>
          </w:p>
        </w:tc>
      </w:tr>
      <w:tr w:rsidR="002327A9" w:rsidRPr="002327A9" w14:paraId="47156A84" w14:textId="77777777" w:rsidTr="00651B8D">
        <w:tc>
          <w:tcPr>
            <w:tcW w:w="0" w:type="auto"/>
            <w:hideMark/>
          </w:tcPr>
          <w:p w14:paraId="53F823F6"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Ferro</w:t>
            </w:r>
          </w:p>
        </w:tc>
        <w:tc>
          <w:tcPr>
            <w:tcW w:w="0" w:type="auto"/>
            <w:hideMark/>
          </w:tcPr>
          <w:p w14:paraId="71886AE8"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 xml:space="preserve">200 mg, 1 comprimido de 12/12 horas </w:t>
            </w:r>
            <w:r w:rsidRPr="002327A9">
              <w:rPr>
                <w:rFonts w:ascii="Arial" w:hAnsi="Arial" w:cs="Arial"/>
                <w:sz w:val="24"/>
                <w:szCs w:val="24"/>
                <w:lang w:val="pt-BR"/>
              </w:rPr>
              <w:lastRenderedPageBreak/>
              <w:t>durante 5 dias</w:t>
            </w:r>
          </w:p>
        </w:tc>
        <w:tc>
          <w:tcPr>
            <w:tcW w:w="0" w:type="auto"/>
            <w:hideMark/>
          </w:tcPr>
          <w:p w14:paraId="197A3E9E" w14:textId="78939A1B" w:rsidR="002327A9" w:rsidRPr="002327A9" w:rsidRDefault="008F4846" w:rsidP="009C3C2A">
            <w:pPr>
              <w:spacing w:after="160"/>
              <w:rPr>
                <w:rFonts w:ascii="Arial" w:hAnsi="Arial" w:cs="Arial"/>
                <w:sz w:val="24"/>
                <w:szCs w:val="24"/>
                <w:lang w:val="pt-BR"/>
              </w:rPr>
            </w:pPr>
            <w:r w:rsidRPr="002327A9">
              <w:rPr>
                <w:rFonts w:ascii="Arial" w:hAnsi="Arial" w:cs="Arial"/>
                <w:sz w:val="24"/>
                <w:szCs w:val="24"/>
                <w:lang w:val="pt-BR"/>
              </w:rPr>
              <w:lastRenderedPageBreak/>
              <w:t>Antianémico</w:t>
            </w:r>
          </w:p>
        </w:tc>
        <w:tc>
          <w:tcPr>
            <w:tcW w:w="0" w:type="auto"/>
            <w:hideMark/>
          </w:tcPr>
          <w:p w14:paraId="01C10274"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 xml:space="preserve">Participa na formação da hemoglobina e melhora o </w:t>
            </w:r>
            <w:r w:rsidRPr="002327A9">
              <w:rPr>
                <w:rFonts w:ascii="Arial" w:hAnsi="Arial" w:cs="Arial"/>
                <w:sz w:val="24"/>
                <w:szCs w:val="24"/>
                <w:lang w:val="pt-BR"/>
              </w:rPr>
              <w:lastRenderedPageBreak/>
              <w:t>transporte de oxigénio no sangue</w:t>
            </w:r>
          </w:p>
        </w:tc>
        <w:tc>
          <w:tcPr>
            <w:tcW w:w="1699" w:type="dxa"/>
            <w:hideMark/>
          </w:tcPr>
          <w:p w14:paraId="6487C174"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lastRenderedPageBreak/>
              <w:t xml:space="preserve">Náuseas, dor abdominal, obstipação, </w:t>
            </w:r>
            <w:r w:rsidRPr="002327A9">
              <w:rPr>
                <w:rFonts w:ascii="Arial" w:hAnsi="Arial" w:cs="Arial"/>
                <w:sz w:val="24"/>
                <w:szCs w:val="24"/>
                <w:lang w:val="pt-BR"/>
              </w:rPr>
              <w:lastRenderedPageBreak/>
              <w:t>fezes escurecidas, desconforto gástrico</w:t>
            </w:r>
          </w:p>
        </w:tc>
      </w:tr>
      <w:tr w:rsidR="002327A9" w:rsidRPr="002327A9" w14:paraId="0AA8017A" w14:textId="77777777" w:rsidTr="00651B8D">
        <w:tc>
          <w:tcPr>
            <w:tcW w:w="0" w:type="auto"/>
            <w:hideMark/>
          </w:tcPr>
          <w:p w14:paraId="1BA41F99"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lastRenderedPageBreak/>
              <w:t>Vitamina C</w:t>
            </w:r>
          </w:p>
        </w:tc>
        <w:tc>
          <w:tcPr>
            <w:tcW w:w="0" w:type="auto"/>
            <w:hideMark/>
          </w:tcPr>
          <w:p w14:paraId="025CFBAA"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500 mg, 1 comprimido de 12/12 horas durante 5 dias</w:t>
            </w:r>
          </w:p>
        </w:tc>
        <w:tc>
          <w:tcPr>
            <w:tcW w:w="0" w:type="auto"/>
            <w:hideMark/>
          </w:tcPr>
          <w:p w14:paraId="442F5C62"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Vitamina hidrossolúvel (ácido ascórbico)</w:t>
            </w:r>
          </w:p>
        </w:tc>
        <w:tc>
          <w:tcPr>
            <w:tcW w:w="0" w:type="auto"/>
            <w:hideMark/>
          </w:tcPr>
          <w:p w14:paraId="67F7FB36"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Atua como antioxidante, auxilia na imunidade e melhora a absorção do ferro</w:t>
            </w:r>
          </w:p>
        </w:tc>
        <w:tc>
          <w:tcPr>
            <w:tcW w:w="1699" w:type="dxa"/>
            <w:hideMark/>
          </w:tcPr>
          <w:p w14:paraId="2F6D2EC5" w14:textId="77777777" w:rsidR="002327A9" w:rsidRPr="002327A9" w:rsidRDefault="002327A9" w:rsidP="009C3C2A">
            <w:pPr>
              <w:spacing w:after="160"/>
              <w:rPr>
                <w:rFonts w:ascii="Arial" w:hAnsi="Arial" w:cs="Arial"/>
                <w:sz w:val="24"/>
                <w:szCs w:val="24"/>
                <w:lang w:val="pt-BR"/>
              </w:rPr>
            </w:pPr>
            <w:r w:rsidRPr="002327A9">
              <w:rPr>
                <w:rFonts w:ascii="Arial" w:hAnsi="Arial" w:cs="Arial"/>
                <w:sz w:val="24"/>
                <w:szCs w:val="24"/>
                <w:lang w:val="pt-BR"/>
              </w:rPr>
              <w:t>Diarreia, dor abdominal, náuseas, risco de cálculos renais em doses elevadas (uso prolongado)</w:t>
            </w:r>
          </w:p>
        </w:tc>
      </w:tr>
    </w:tbl>
    <w:p w14:paraId="2301E4FD" w14:textId="77777777" w:rsidR="002327A9" w:rsidRPr="002327A9" w:rsidRDefault="002327A9" w:rsidP="00C27972">
      <w:pPr>
        <w:rPr>
          <w:rFonts w:ascii="Arial" w:hAnsi="Arial" w:cs="Arial"/>
          <w:sz w:val="24"/>
          <w:szCs w:val="24"/>
          <w:lang w:val="pt-BR"/>
        </w:rPr>
      </w:pPr>
    </w:p>
    <w:p w14:paraId="1AD9751A" w14:textId="28FA3CF9" w:rsidR="00C27972" w:rsidRPr="00C142AD" w:rsidRDefault="00C27972" w:rsidP="00C27972">
      <w:pPr>
        <w:rPr>
          <w:rFonts w:ascii="Arial" w:hAnsi="Arial" w:cs="Arial"/>
          <w:b/>
          <w:bCs/>
          <w:sz w:val="24"/>
          <w:szCs w:val="24"/>
          <w:lang w:val="pt-BR"/>
        </w:rPr>
      </w:pPr>
      <w:r w:rsidRPr="00C142AD">
        <w:rPr>
          <w:rFonts w:ascii="Arial" w:hAnsi="Arial" w:cs="Arial"/>
          <w:b/>
          <w:bCs/>
          <w:sz w:val="24"/>
          <w:szCs w:val="24"/>
          <w:lang w:val="pt-BR"/>
        </w:rPr>
        <w:t>2.1</w:t>
      </w:r>
      <w:r w:rsidR="000251B2">
        <w:rPr>
          <w:rFonts w:ascii="Arial" w:hAnsi="Arial" w:cs="Arial"/>
          <w:b/>
          <w:bCs/>
          <w:sz w:val="24"/>
          <w:szCs w:val="24"/>
          <w:lang w:val="pt-BR"/>
        </w:rPr>
        <w:t>2</w:t>
      </w:r>
      <w:r w:rsidRPr="00C142AD">
        <w:rPr>
          <w:rFonts w:ascii="Arial" w:hAnsi="Arial" w:cs="Arial"/>
          <w:b/>
          <w:bCs/>
          <w:sz w:val="24"/>
          <w:szCs w:val="24"/>
          <w:lang w:val="pt-BR"/>
        </w:rPr>
        <w:t xml:space="preserve">. Prevenção/ educação para saúde </w:t>
      </w:r>
    </w:p>
    <w:p w14:paraId="7E9B7A46" w14:textId="77777777" w:rsidR="00B424AB" w:rsidRPr="00B424AB" w:rsidRDefault="00B424AB" w:rsidP="00B424AB">
      <w:pPr>
        <w:spacing w:line="360" w:lineRule="auto"/>
        <w:jc w:val="both"/>
        <w:rPr>
          <w:rFonts w:ascii="Arial" w:hAnsi="Arial" w:cs="Arial"/>
          <w:sz w:val="24"/>
          <w:szCs w:val="24"/>
          <w:lang w:val="pt-BR"/>
        </w:rPr>
      </w:pPr>
      <w:r w:rsidRPr="00B424AB">
        <w:rPr>
          <w:rFonts w:ascii="Arial" w:hAnsi="Arial" w:cs="Arial"/>
          <w:sz w:val="24"/>
          <w:szCs w:val="24"/>
          <w:lang w:val="pt-BR"/>
        </w:rPr>
        <w:t>Para a prevenção e controlo da pneumonia durante a gestação, bem como para a promoção da recuperação da paciente, é necessário adoptar as seguintes medidas de educação para a saúde:</w:t>
      </w:r>
    </w:p>
    <w:p w14:paraId="2DAEDB2C" w14:textId="561912F2"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Evitar fumar e manter-se afastada do fumo passivo, pois o tabaco prejudica os pulmões e agrava as dificuldades respiratórias;</w:t>
      </w:r>
    </w:p>
    <w:p w14:paraId="281AF7AF" w14:textId="52F1AA22"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Tomar os medicamentos exactamente nos horários prescritos pelo profissional de saúde, sem interromper o tratamento antes do tempo recomendado, mesmo que haja melhoria dos sintomas;</w:t>
      </w:r>
    </w:p>
    <w:p w14:paraId="131D962B" w14:textId="77777777"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Beber muita água e outros líquidos recomendados para manter boa hidratação e facilitar a eliminação das secreções respiratórias;</w:t>
      </w:r>
    </w:p>
    <w:p w14:paraId="718282E1" w14:textId="71169AA1"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Manter repouso adequado e evitar esforços físicos excessivos durante o período de recuperação;</w:t>
      </w:r>
    </w:p>
    <w:p w14:paraId="36E3DEFC" w14:textId="569652EF"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Realizar nebulização com soro fisiológico conforme orientação médica para ajudar na hidratação das vias respiratórias e melhorar a respiração;</w:t>
      </w:r>
    </w:p>
    <w:p w14:paraId="5EEE3D17" w14:textId="5855DE4D"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Manter uma alimentação equilibrada e rica em nutrientes para fortalecer o organismo e melhorar a imunidade;</w:t>
      </w:r>
    </w:p>
    <w:p w14:paraId="74AA897F" w14:textId="76024B99"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Evitar contacto próximo com pessoas gripadas ou com infecções respiratórias para reduzir o risco de agravamento da doença;</w:t>
      </w:r>
    </w:p>
    <w:p w14:paraId="4D69CDCA" w14:textId="1BABA018"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Manter os ambientes limpos, ventilados e com boa circulação de ar;</w:t>
      </w:r>
    </w:p>
    <w:p w14:paraId="6F089393" w14:textId="2DDA414A"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Cobrir a boca e o nariz ao tossir ou espirrar, utilizando lenço ou o braço, ajudando a prevenir a transmissão de infecções;</w:t>
      </w:r>
    </w:p>
    <w:p w14:paraId="37125C66" w14:textId="1FCC7B4A"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lastRenderedPageBreak/>
        <w:t>Comparecer regularmente às consultas de acompanhamento pré-natal e cumprir todas as orientações fornecidas pelos profissionais de saúde;</w:t>
      </w:r>
    </w:p>
    <w:p w14:paraId="566F8168" w14:textId="3091D384"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Procurar imediatamente uma unidade de saúde em caso de agravamento dos sintomas, como febre alta, dificuldade respiratória intensa, dor no peito ou cansaço excessivo;</w:t>
      </w:r>
    </w:p>
    <w:p w14:paraId="0EC45025" w14:textId="01DECE37"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Dormir adequadamente e evitar situações de stress excessivo, contribuindo para a recuperação do organismo;</w:t>
      </w:r>
    </w:p>
    <w:p w14:paraId="1C435B5C" w14:textId="36269DF0" w:rsidR="00B424AB" w:rsidRPr="00B424AB" w:rsidRDefault="00B424AB" w:rsidP="00B424AB">
      <w:pPr>
        <w:pStyle w:val="PargrafodaLista"/>
        <w:numPr>
          <w:ilvl w:val="0"/>
          <w:numId w:val="42"/>
        </w:numPr>
        <w:spacing w:line="360" w:lineRule="auto"/>
        <w:jc w:val="both"/>
        <w:rPr>
          <w:rFonts w:ascii="Arial" w:hAnsi="Arial" w:cs="Arial"/>
          <w:sz w:val="24"/>
          <w:szCs w:val="24"/>
          <w:lang w:val="pt-BR"/>
        </w:rPr>
      </w:pPr>
      <w:r w:rsidRPr="00B424AB">
        <w:rPr>
          <w:rFonts w:ascii="Arial" w:hAnsi="Arial" w:cs="Arial"/>
          <w:sz w:val="24"/>
          <w:szCs w:val="24"/>
          <w:lang w:val="pt-BR"/>
        </w:rPr>
        <w:t>Reforçar os cuidados de higiene pessoal, lavando frequentemente as mãos com água e sabão para prevenir infecções.</w:t>
      </w:r>
    </w:p>
    <w:p w14:paraId="62C651A5" w14:textId="77777777" w:rsidR="00C27972" w:rsidRPr="00B424AB" w:rsidRDefault="00C27972" w:rsidP="00B424AB">
      <w:pPr>
        <w:spacing w:line="360" w:lineRule="auto"/>
        <w:rPr>
          <w:rFonts w:ascii="Arial" w:hAnsi="Arial" w:cs="Arial"/>
          <w:sz w:val="24"/>
          <w:szCs w:val="24"/>
          <w:lang w:val="pt-BR"/>
        </w:rPr>
        <w:sectPr w:rsidR="00C27972" w:rsidRPr="00B424AB">
          <w:pgSz w:w="11906" w:h="16838"/>
          <w:pgMar w:top="1417" w:right="1701" w:bottom="1417" w:left="1701" w:header="708" w:footer="708" w:gutter="0"/>
          <w:cols w:space="708"/>
          <w:docGrid w:linePitch="360"/>
        </w:sectPr>
      </w:pPr>
      <w:r w:rsidRPr="00B424AB">
        <w:rPr>
          <w:rFonts w:ascii="Arial" w:hAnsi="Arial" w:cs="Arial"/>
          <w:sz w:val="24"/>
          <w:szCs w:val="24"/>
          <w:lang w:val="pt-BR"/>
        </w:rPr>
        <w:t xml:space="preserve"> </w:t>
      </w:r>
    </w:p>
    <w:p w14:paraId="6D372292" w14:textId="77777777" w:rsidR="00C27972" w:rsidRPr="00C142AD" w:rsidRDefault="00C27972" w:rsidP="00C27972">
      <w:pPr>
        <w:rPr>
          <w:rFonts w:ascii="Arial" w:hAnsi="Arial" w:cs="Arial"/>
          <w:b/>
          <w:bCs/>
          <w:sz w:val="24"/>
          <w:szCs w:val="24"/>
          <w:lang w:val="pt-BR"/>
        </w:rPr>
      </w:pPr>
      <w:r w:rsidRPr="00C142AD">
        <w:rPr>
          <w:rFonts w:ascii="Arial" w:hAnsi="Arial" w:cs="Arial"/>
          <w:b/>
          <w:bCs/>
          <w:sz w:val="24"/>
          <w:szCs w:val="24"/>
          <w:lang w:val="pt-BR"/>
        </w:rPr>
        <w:lastRenderedPageBreak/>
        <w:t xml:space="preserve">CONSTRANGIMENTOS REGISTRADOS </w:t>
      </w:r>
    </w:p>
    <w:p w14:paraId="77363000" w14:textId="77777777" w:rsidR="00B36BDB" w:rsidRPr="00C142AD" w:rsidRDefault="00C27972" w:rsidP="00C27972">
      <w:pPr>
        <w:rPr>
          <w:rFonts w:ascii="Arial" w:hAnsi="Arial" w:cs="Arial"/>
          <w:sz w:val="24"/>
          <w:szCs w:val="24"/>
          <w:lang w:val="pt-BR"/>
        </w:rPr>
      </w:pPr>
      <w:r w:rsidRPr="00C142AD">
        <w:rPr>
          <w:rFonts w:ascii="Arial" w:hAnsi="Arial" w:cs="Arial"/>
          <w:sz w:val="24"/>
          <w:szCs w:val="24"/>
          <w:lang w:val="pt-BR"/>
        </w:rPr>
        <w:t>Constituíram constrangimentos os seguintes</w:t>
      </w:r>
    </w:p>
    <w:p w14:paraId="74DC5EAB" w14:textId="77777777" w:rsidR="00B36BDB" w:rsidRPr="00387B2B" w:rsidRDefault="00B36BDB" w:rsidP="00387B2B">
      <w:pPr>
        <w:pStyle w:val="PargrafodaLista"/>
        <w:numPr>
          <w:ilvl w:val="0"/>
          <w:numId w:val="36"/>
        </w:numPr>
        <w:rPr>
          <w:rFonts w:ascii="Arial" w:hAnsi="Arial" w:cs="Arial"/>
          <w:sz w:val="24"/>
          <w:szCs w:val="24"/>
          <w:lang w:val="pt-BR"/>
        </w:rPr>
      </w:pPr>
      <w:r w:rsidRPr="00387B2B">
        <w:rPr>
          <w:rFonts w:ascii="Arial" w:hAnsi="Arial" w:cs="Arial"/>
          <w:sz w:val="24"/>
          <w:szCs w:val="24"/>
          <w:lang w:val="pt-BR"/>
        </w:rPr>
        <w:t>Falta de cadeiras para acompanhantes dos pacientes</w:t>
      </w:r>
    </w:p>
    <w:p w14:paraId="4528AAE6" w14:textId="77777777" w:rsidR="005012A9" w:rsidRPr="00387B2B" w:rsidRDefault="005012A9" w:rsidP="00387B2B">
      <w:pPr>
        <w:pStyle w:val="PargrafodaLista"/>
        <w:numPr>
          <w:ilvl w:val="0"/>
          <w:numId w:val="34"/>
        </w:numPr>
        <w:rPr>
          <w:rFonts w:ascii="Arial" w:hAnsi="Arial" w:cs="Arial"/>
          <w:sz w:val="24"/>
          <w:szCs w:val="24"/>
        </w:rPr>
      </w:pPr>
      <w:r w:rsidRPr="00387B2B">
        <w:rPr>
          <w:rFonts w:ascii="Arial" w:hAnsi="Arial" w:cs="Arial"/>
          <w:sz w:val="24"/>
          <w:szCs w:val="24"/>
        </w:rPr>
        <w:t>Escassez de medicamentos</w:t>
      </w:r>
    </w:p>
    <w:p w14:paraId="44311F3C" w14:textId="4428D0C2" w:rsidR="005012A9" w:rsidRPr="00387B2B" w:rsidRDefault="005012A9" w:rsidP="00387B2B">
      <w:pPr>
        <w:pStyle w:val="PargrafodaLista"/>
        <w:numPr>
          <w:ilvl w:val="0"/>
          <w:numId w:val="34"/>
        </w:numPr>
        <w:rPr>
          <w:rFonts w:ascii="Arial" w:hAnsi="Arial" w:cs="Arial"/>
          <w:sz w:val="24"/>
          <w:szCs w:val="24"/>
        </w:rPr>
      </w:pPr>
      <w:r w:rsidRPr="00387B2B">
        <w:rPr>
          <w:rFonts w:ascii="Arial" w:hAnsi="Arial" w:cs="Arial"/>
          <w:sz w:val="24"/>
          <w:szCs w:val="24"/>
        </w:rPr>
        <w:t xml:space="preserve">Falta de </w:t>
      </w:r>
      <w:r w:rsidR="00B424AB">
        <w:rPr>
          <w:rFonts w:ascii="Arial" w:hAnsi="Arial" w:cs="Arial"/>
          <w:sz w:val="24"/>
          <w:szCs w:val="24"/>
        </w:rPr>
        <w:t>dormitório</w:t>
      </w:r>
      <w:r w:rsidR="005206DE">
        <w:rPr>
          <w:rFonts w:ascii="Arial" w:hAnsi="Arial" w:cs="Arial"/>
          <w:sz w:val="24"/>
          <w:szCs w:val="24"/>
        </w:rPr>
        <w:t xml:space="preserve"> para acompanhante </w:t>
      </w:r>
    </w:p>
    <w:p w14:paraId="2B8806EE" w14:textId="77777777" w:rsidR="00663235" w:rsidRPr="00387B2B" w:rsidRDefault="00663235" w:rsidP="00C27972">
      <w:pPr>
        <w:rPr>
          <w:rFonts w:ascii="Arial" w:hAnsi="Arial" w:cs="Arial"/>
          <w:sz w:val="24"/>
          <w:szCs w:val="24"/>
          <w:lang w:val="pt-BR"/>
        </w:rPr>
      </w:pPr>
    </w:p>
    <w:p w14:paraId="1C7EB2E7" w14:textId="77777777" w:rsidR="00663235" w:rsidRPr="00387B2B" w:rsidRDefault="00663235">
      <w:pPr>
        <w:rPr>
          <w:rFonts w:ascii="Arial" w:hAnsi="Arial" w:cs="Arial"/>
          <w:sz w:val="24"/>
          <w:szCs w:val="24"/>
          <w:lang w:val="pt-BR"/>
        </w:rPr>
      </w:pPr>
      <w:r w:rsidRPr="00387B2B">
        <w:rPr>
          <w:rFonts w:ascii="Arial" w:hAnsi="Arial" w:cs="Arial"/>
          <w:sz w:val="24"/>
          <w:szCs w:val="24"/>
          <w:lang w:val="pt-BR"/>
        </w:rPr>
        <w:br w:type="page"/>
      </w:r>
    </w:p>
    <w:p w14:paraId="43A2049C" w14:textId="77777777" w:rsidR="00663235" w:rsidRPr="00C142AD" w:rsidRDefault="00663235" w:rsidP="00C27972">
      <w:pPr>
        <w:rPr>
          <w:rFonts w:ascii="Arial" w:hAnsi="Arial" w:cs="Arial"/>
          <w:b/>
          <w:bCs/>
          <w:sz w:val="24"/>
          <w:szCs w:val="24"/>
          <w:lang w:val="pt-BR"/>
        </w:rPr>
      </w:pPr>
      <w:r w:rsidRPr="00C142AD">
        <w:rPr>
          <w:rFonts w:ascii="Arial" w:hAnsi="Arial" w:cs="Arial"/>
          <w:b/>
          <w:bCs/>
          <w:sz w:val="24"/>
          <w:szCs w:val="24"/>
          <w:lang w:val="pt-BR"/>
        </w:rPr>
        <w:lastRenderedPageBreak/>
        <w:t xml:space="preserve">CONCLUSÕES </w:t>
      </w:r>
    </w:p>
    <w:p w14:paraId="72C557AB" w14:textId="77777777" w:rsidR="00F12FF3" w:rsidRPr="00F12FF3" w:rsidRDefault="00F12FF3" w:rsidP="00F12FF3">
      <w:pPr>
        <w:spacing w:line="360" w:lineRule="auto"/>
        <w:jc w:val="both"/>
        <w:rPr>
          <w:rFonts w:ascii="Arial" w:hAnsi="Arial" w:cs="Arial"/>
          <w:sz w:val="24"/>
          <w:szCs w:val="24"/>
          <w:lang w:val="pt-BR"/>
        </w:rPr>
      </w:pPr>
      <w:r w:rsidRPr="00F12FF3">
        <w:rPr>
          <w:rFonts w:ascii="Arial" w:hAnsi="Arial" w:cs="Arial"/>
          <w:sz w:val="24"/>
          <w:szCs w:val="24"/>
          <w:lang w:val="pt-BR"/>
        </w:rPr>
        <w:t>Com a realização deste relatório, foi possível alcançar os objectivos propostos, uma vez que se descreveu os materiais utilizados na avaliação dos sinais vitais, se fundamentou teoricamente a importância desse procedimento na prática de enfermagem e se analisaram os valores obtidos no caso clínico apresentado. A avaliação dos sinais vitais revelou-se essencial para a identificação do estado clínico da paciente gestante internada com pneumonia, permitindo uma vigilância mais rigorosa e uma intervenção atempada por parte da equipa de enfermagem (Potter et al., 2018; Hockenberry &amp; Wilson, 2019).</w:t>
      </w:r>
    </w:p>
    <w:p w14:paraId="17C1345C" w14:textId="77777777" w:rsidR="00F12FF3" w:rsidRPr="00F12FF3" w:rsidRDefault="00F12FF3" w:rsidP="00F12FF3">
      <w:pPr>
        <w:spacing w:line="360" w:lineRule="auto"/>
        <w:jc w:val="both"/>
        <w:rPr>
          <w:rFonts w:ascii="Arial" w:hAnsi="Arial" w:cs="Arial"/>
          <w:sz w:val="24"/>
          <w:szCs w:val="24"/>
          <w:lang w:val="pt-BR"/>
        </w:rPr>
      </w:pPr>
      <w:r w:rsidRPr="00F12FF3">
        <w:rPr>
          <w:rFonts w:ascii="Arial" w:hAnsi="Arial" w:cs="Arial"/>
          <w:sz w:val="24"/>
          <w:szCs w:val="24"/>
          <w:lang w:val="pt-BR"/>
        </w:rPr>
        <w:t>De forma geral, conclui-se que a monitorização dos sinais vitais em gestantes com pneumonia constitui uma acção prioritária, pois possibilita a detecção precoce de alterações que podem comprometer a saúde materna e fetal. No caso estudado, embora alguns parâmetros se apresentassem dentro dos limites normais, a existência de sinais e sintomas respiratórios e de pressão arterial elevada exigiu atenção contínua, reforçando a necessidade de uma observação clínica cuidadosa e de uma assistência individualizada (OMS, 2023; Brunner &amp; Suddarth, 2018).</w:t>
      </w:r>
    </w:p>
    <w:p w14:paraId="6A025D00" w14:textId="77777777" w:rsidR="00F12FF3" w:rsidRPr="00F12FF3" w:rsidRDefault="00F12FF3" w:rsidP="00F12FF3">
      <w:pPr>
        <w:spacing w:line="360" w:lineRule="auto"/>
        <w:jc w:val="both"/>
        <w:rPr>
          <w:rFonts w:ascii="Arial" w:hAnsi="Arial" w:cs="Arial"/>
          <w:sz w:val="24"/>
          <w:szCs w:val="24"/>
          <w:lang w:val="pt-BR"/>
        </w:rPr>
      </w:pPr>
      <w:r w:rsidRPr="00F12FF3">
        <w:rPr>
          <w:rFonts w:ascii="Arial" w:hAnsi="Arial" w:cs="Arial"/>
          <w:sz w:val="24"/>
          <w:szCs w:val="24"/>
          <w:lang w:val="pt-BR"/>
        </w:rPr>
        <w:t>O relatório, no seu conjunto, permitiu consolidar conhecimentos teóricos e práticos adquiridos ao longo do estágio, contribuindo para o desenvolvimento de competências técnicas, científicas e humanas indispensáveis ao exercício da enfermagem. Assim, a experiência vivenciada no Centro Materno Infantil do Cunje mostrou que a actuação do técnico de enfermagem, quando baseada na observação sistemática e na responsabilidade profissional, é fundamental para a prevenção de complicações e para a promoção de cuidados seguros, eficazes e humanizados.</w:t>
      </w:r>
    </w:p>
    <w:p w14:paraId="0BCC60BB" w14:textId="77777777" w:rsidR="00663235" w:rsidRPr="00C142AD" w:rsidRDefault="00663235">
      <w:pPr>
        <w:rPr>
          <w:rFonts w:ascii="Arial" w:hAnsi="Arial" w:cs="Arial"/>
          <w:sz w:val="24"/>
          <w:szCs w:val="24"/>
          <w:lang w:val="pt-BR"/>
        </w:rPr>
      </w:pPr>
      <w:r w:rsidRPr="00C142AD">
        <w:rPr>
          <w:rFonts w:ascii="Arial" w:hAnsi="Arial" w:cs="Arial"/>
          <w:sz w:val="24"/>
          <w:szCs w:val="24"/>
          <w:lang w:val="pt-BR"/>
        </w:rPr>
        <w:br w:type="page"/>
      </w:r>
    </w:p>
    <w:p w14:paraId="3AA79584" w14:textId="77777777" w:rsidR="00663235" w:rsidRPr="00C142AD" w:rsidRDefault="00663235" w:rsidP="00663235">
      <w:pPr>
        <w:spacing w:after="139" w:line="246" w:lineRule="auto"/>
        <w:jc w:val="both"/>
        <w:rPr>
          <w:rFonts w:ascii="Arial" w:hAnsi="Arial" w:cs="Arial"/>
        </w:rPr>
      </w:pPr>
      <w:r w:rsidRPr="00C142AD">
        <w:rPr>
          <w:rFonts w:ascii="Arial" w:eastAsia="Times New Roman" w:hAnsi="Arial" w:cs="Arial"/>
          <w:b/>
          <w:sz w:val="24"/>
        </w:rPr>
        <w:lastRenderedPageBreak/>
        <w:t xml:space="preserve">SUGESTÕES /RECOMENDAÇÕES </w:t>
      </w:r>
    </w:p>
    <w:p w14:paraId="4A1FA98B" w14:textId="77777777" w:rsidR="00663235" w:rsidRPr="00C142AD" w:rsidRDefault="00663235" w:rsidP="00663235">
      <w:pPr>
        <w:spacing w:after="154" w:line="240" w:lineRule="auto"/>
        <w:ind w:left="4"/>
        <w:rPr>
          <w:rFonts w:ascii="Arial" w:hAnsi="Arial" w:cs="Arial"/>
        </w:rPr>
      </w:pPr>
      <w:r w:rsidRPr="00C142AD">
        <w:rPr>
          <w:rFonts w:ascii="Arial" w:eastAsia="Times New Roman" w:hAnsi="Arial" w:cs="Arial"/>
          <w:sz w:val="2"/>
          <w:lang w:val="pt-BR"/>
        </w:rPr>
        <w:t xml:space="preserve">e </w:t>
      </w:r>
      <w:r w:rsidRPr="00C142AD">
        <w:rPr>
          <w:rFonts w:ascii="Arial" w:eastAsia="Times New Roman" w:hAnsi="Arial" w:cs="Arial"/>
          <w:sz w:val="2"/>
        </w:rPr>
        <w:t xml:space="preserve"> </w:t>
      </w:r>
    </w:p>
    <w:p w14:paraId="3BB80300" w14:textId="77777777" w:rsidR="00663235" w:rsidRPr="00C142AD" w:rsidRDefault="00663235" w:rsidP="00663235">
      <w:pPr>
        <w:spacing w:after="154" w:line="240" w:lineRule="auto"/>
        <w:ind w:left="4"/>
        <w:rPr>
          <w:rFonts w:ascii="Arial" w:hAnsi="Arial" w:cs="Arial"/>
        </w:rPr>
      </w:pPr>
      <w:r w:rsidRPr="00C142AD">
        <w:rPr>
          <w:rFonts w:ascii="Arial" w:eastAsia="Times New Roman" w:hAnsi="Arial" w:cs="Arial"/>
          <w:sz w:val="24"/>
        </w:rPr>
        <w:t xml:space="preserve">Em função aos problemas encontrados sugere-se o seguinte: </w:t>
      </w:r>
    </w:p>
    <w:p w14:paraId="41DB1DDC" w14:textId="53C00482"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Sugere-se à direcção do hospital solicitar apoio junto da Direcção Provincial da Saúde para aquisição de cadeiras destinadas aos acompanhantes dos pacientes, proporcionando melhores condições de permanência e conforto;</w:t>
      </w:r>
    </w:p>
    <w:p w14:paraId="0E1567A7" w14:textId="1FC16FB0"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Recomenda-se o reforço do abastecimento de medicamentos essenciais através de melhor gestão do stock hospitalar e maior apoio dos órgãos responsáveis pela distribuição de fármacos;</w:t>
      </w:r>
    </w:p>
    <w:p w14:paraId="66362644" w14:textId="38F72EA7"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Sugere-se a criação ou adaptação de um espaço adequado para dormitório dos acompanhantes, garantindo melhores condições de acolhimento e apoio familiar aos pacientes internados;</w:t>
      </w:r>
    </w:p>
    <w:p w14:paraId="4666EC2C" w14:textId="46C0AB68"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 xml:space="preserve">Recomenda-se maior investimento nas </w:t>
      </w:r>
      <w:r w:rsidR="00481664" w:rsidRPr="00B424AB">
        <w:rPr>
          <w:rFonts w:ascii="Arial" w:hAnsi="Arial" w:cs="Arial"/>
          <w:lang w:val="pt-BR"/>
        </w:rPr>
        <w:t>infraestruturas</w:t>
      </w:r>
      <w:r w:rsidRPr="00B424AB">
        <w:rPr>
          <w:rFonts w:ascii="Arial" w:hAnsi="Arial" w:cs="Arial"/>
          <w:lang w:val="pt-BR"/>
        </w:rPr>
        <w:t xml:space="preserve"> hospitalares para melhorar o ambiente de internamento e humanização dos cuidados de saúde;</w:t>
      </w:r>
    </w:p>
    <w:p w14:paraId="757F3C48" w14:textId="6B06163C"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Sugere-se a realização periódica de levantamentos das principais necessidades do hospital, permitindo identificar precocemente os problemas existentes e facilitar a tomada de decisões;</w:t>
      </w:r>
    </w:p>
    <w:p w14:paraId="2D38905E" w14:textId="5C529314"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Recomenda-se o fortalecimento da parceria entre a unidade hospitalar, autoridades locais e organizações de apoio social para mobilização de recursos materiais e financeiros;</w:t>
      </w:r>
    </w:p>
    <w:p w14:paraId="6E072383" w14:textId="669E7707" w:rsidR="00B424AB" w:rsidRPr="00B424AB" w:rsidRDefault="00B424AB" w:rsidP="00B424AB">
      <w:pPr>
        <w:pStyle w:val="PargrafodaLista"/>
        <w:numPr>
          <w:ilvl w:val="0"/>
          <w:numId w:val="43"/>
        </w:numPr>
        <w:spacing w:after="144" w:line="360" w:lineRule="auto"/>
        <w:ind w:right="-15"/>
        <w:jc w:val="both"/>
        <w:rPr>
          <w:rFonts w:ascii="Arial" w:hAnsi="Arial" w:cs="Arial"/>
          <w:lang w:val="pt-BR"/>
        </w:rPr>
      </w:pPr>
      <w:r w:rsidRPr="00B424AB">
        <w:rPr>
          <w:rFonts w:ascii="Arial" w:hAnsi="Arial" w:cs="Arial"/>
          <w:lang w:val="pt-BR"/>
        </w:rPr>
        <w:t>Sugere-se melhorar a comunicação entre os gestores hospitalares e os profissionais de saúde para facilitar a resolução rápida dos problemas identificados durante a assistência aos pacientes.</w:t>
      </w:r>
    </w:p>
    <w:p w14:paraId="722C4B77" w14:textId="77777777" w:rsidR="00663235" w:rsidRPr="00B424AB" w:rsidRDefault="00663235" w:rsidP="00B424AB">
      <w:pPr>
        <w:spacing w:after="144" w:line="360" w:lineRule="auto"/>
        <w:ind w:right="-15"/>
        <w:rPr>
          <w:rFonts w:ascii="Arial" w:hAnsi="Arial" w:cs="Arial"/>
          <w:lang w:val="pt-BR"/>
        </w:rPr>
      </w:pPr>
    </w:p>
    <w:p w14:paraId="548809EB" w14:textId="77777777" w:rsidR="00663235" w:rsidRPr="00C142AD" w:rsidRDefault="00663235" w:rsidP="00C27972">
      <w:pPr>
        <w:rPr>
          <w:rFonts w:ascii="Arial" w:hAnsi="Arial" w:cs="Arial"/>
          <w:sz w:val="24"/>
          <w:szCs w:val="24"/>
          <w:lang w:val="pt-BR"/>
        </w:rPr>
      </w:pPr>
    </w:p>
    <w:p w14:paraId="01F155FD" w14:textId="77777777" w:rsidR="00663235" w:rsidRPr="00C142AD" w:rsidRDefault="00663235">
      <w:pPr>
        <w:rPr>
          <w:rFonts w:ascii="Arial" w:hAnsi="Arial" w:cs="Arial"/>
          <w:sz w:val="24"/>
          <w:szCs w:val="24"/>
          <w:lang w:val="pt-BR"/>
        </w:rPr>
      </w:pPr>
      <w:r w:rsidRPr="00C142AD">
        <w:rPr>
          <w:rFonts w:ascii="Arial" w:hAnsi="Arial" w:cs="Arial"/>
          <w:sz w:val="24"/>
          <w:szCs w:val="24"/>
          <w:lang w:val="pt-BR"/>
        </w:rPr>
        <w:br w:type="page"/>
      </w:r>
    </w:p>
    <w:p w14:paraId="227C87AE" w14:textId="77777777" w:rsidR="00663235" w:rsidRPr="00C142AD" w:rsidRDefault="00663235" w:rsidP="00663235">
      <w:pPr>
        <w:jc w:val="center"/>
        <w:rPr>
          <w:rFonts w:ascii="Arial" w:hAnsi="Arial" w:cs="Arial"/>
          <w:b/>
          <w:bCs/>
          <w:sz w:val="24"/>
          <w:szCs w:val="24"/>
          <w:lang w:val="pt-BR"/>
        </w:rPr>
      </w:pPr>
    </w:p>
    <w:p w14:paraId="1E6DDD9B" w14:textId="77777777" w:rsidR="00663235" w:rsidRPr="00C142AD" w:rsidRDefault="00663235" w:rsidP="00663235">
      <w:pPr>
        <w:jc w:val="center"/>
        <w:rPr>
          <w:rFonts w:ascii="Arial" w:hAnsi="Arial" w:cs="Arial"/>
          <w:b/>
          <w:bCs/>
          <w:sz w:val="24"/>
          <w:szCs w:val="24"/>
          <w:lang w:val="pt-BR"/>
        </w:rPr>
      </w:pPr>
    </w:p>
    <w:p w14:paraId="77DB410C" w14:textId="77777777" w:rsidR="00663235" w:rsidRPr="00C142AD" w:rsidRDefault="00663235" w:rsidP="00663235">
      <w:pPr>
        <w:jc w:val="center"/>
        <w:rPr>
          <w:rFonts w:ascii="Arial" w:hAnsi="Arial" w:cs="Arial"/>
          <w:b/>
          <w:bCs/>
          <w:sz w:val="24"/>
          <w:szCs w:val="24"/>
          <w:lang w:val="pt-BR"/>
        </w:rPr>
      </w:pPr>
    </w:p>
    <w:p w14:paraId="315B5CFA" w14:textId="77777777" w:rsidR="00663235" w:rsidRPr="00C142AD" w:rsidRDefault="00663235" w:rsidP="00663235">
      <w:pPr>
        <w:jc w:val="center"/>
        <w:rPr>
          <w:rFonts w:ascii="Arial" w:hAnsi="Arial" w:cs="Arial"/>
          <w:b/>
          <w:bCs/>
          <w:sz w:val="24"/>
          <w:szCs w:val="24"/>
          <w:lang w:val="pt-BR"/>
        </w:rPr>
      </w:pPr>
    </w:p>
    <w:p w14:paraId="190AA0CA" w14:textId="77777777" w:rsidR="00663235" w:rsidRPr="00C142AD" w:rsidRDefault="00663235" w:rsidP="00663235">
      <w:pPr>
        <w:jc w:val="center"/>
        <w:rPr>
          <w:rFonts w:ascii="Arial" w:hAnsi="Arial" w:cs="Arial"/>
          <w:b/>
          <w:bCs/>
          <w:sz w:val="24"/>
          <w:szCs w:val="24"/>
          <w:lang w:val="pt-BR"/>
        </w:rPr>
      </w:pPr>
    </w:p>
    <w:p w14:paraId="47C7212D" w14:textId="77777777" w:rsidR="00663235" w:rsidRPr="00C142AD" w:rsidRDefault="00663235" w:rsidP="00663235">
      <w:pPr>
        <w:jc w:val="center"/>
        <w:rPr>
          <w:rFonts w:ascii="Arial" w:hAnsi="Arial" w:cs="Arial"/>
          <w:b/>
          <w:bCs/>
          <w:sz w:val="24"/>
          <w:szCs w:val="24"/>
          <w:lang w:val="pt-BR"/>
        </w:rPr>
      </w:pPr>
    </w:p>
    <w:p w14:paraId="3D50933D" w14:textId="77777777" w:rsidR="00663235" w:rsidRPr="00C142AD" w:rsidRDefault="00663235" w:rsidP="00663235">
      <w:pPr>
        <w:jc w:val="center"/>
        <w:rPr>
          <w:rFonts w:ascii="Arial" w:hAnsi="Arial" w:cs="Arial"/>
          <w:b/>
          <w:bCs/>
          <w:sz w:val="24"/>
          <w:szCs w:val="24"/>
          <w:lang w:val="pt-BR"/>
        </w:rPr>
      </w:pPr>
    </w:p>
    <w:p w14:paraId="572D6779" w14:textId="77777777" w:rsidR="00663235" w:rsidRPr="00C142AD" w:rsidRDefault="00663235" w:rsidP="00663235">
      <w:pPr>
        <w:jc w:val="center"/>
        <w:rPr>
          <w:rFonts w:ascii="Arial" w:hAnsi="Arial" w:cs="Arial"/>
          <w:b/>
          <w:bCs/>
          <w:sz w:val="24"/>
          <w:szCs w:val="24"/>
          <w:lang w:val="pt-BR"/>
        </w:rPr>
      </w:pPr>
    </w:p>
    <w:p w14:paraId="03E75E68" w14:textId="77777777" w:rsidR="00663235" w:rsidRPr="00C142AD" w:rsidRDefault="00663235" w:rsidP="00663235">
      <w:pPr>
        <w:jc w:val="center"/>
        <w:rPr>
          <w:rFonts w:ascii="Arial" w:hAnsi="Arial" w:cs="Arial"/>
          <w:b/>
          <w:bCs/>
          <w:sz w:val="24"/>
          <w:szCs w:val="24"/>
          <w:lang w:val="pt-BR"/>
        </w:rPr>
      </w:pPr>
    </w:p>
    <w:p w14:paraId="5E1D8044" w14:textId="77777777" w:rsidR="00663235" w:rsidRPr="00C142AD" w:rsidRDefault="00663235" w:rsidP="00663235">
      <w:pPr>
        <w:jc w:val="center"/>
        <w:rPr>
          <w:rFonts w:ascii="Arial" w:hAnsi="Arial" w:cs="Arial"/>
          <w:b/>
          <w:bCs/>
          <w:sz w:val="24"/>
          <w:szCs w:val="24"/>
          <w:lang w:val="pt-BR"/>
        </w:rPr>
      </w:pPr>
    </w:p>
    <w:p w14:paraId="2CCE8B4B" w14:textId="77777777" w:rsidR="00663235" w:rsidRPr="00C142AD" w:rsidRDefault="00663235" w:rsidP="00663235">
      <w:pPr>
        <w:jc w:val="center"/>
        <w:rPr>
          <w:rFonts w:ascii="Arial" w:hAnsi="Arial" w:cs="Arial"/>
          <w:b/>
          <w:bCs/>
          <w:sz w:val="24"/>
          <w:szCs w:val="24"/>
          <w:lang w:val="pt-BR"/>
        </w:rPr>
      </w:pPr>
    </w:p>
    <w:p w14:paraId="0AC286E1" w14:textId="77777777" w:rsidR="00663235" w:rsidRPr="00C142AD" w:rsidRDefault="00663235" w:rsidP="00663235">
      <w:pPr>
        <w:jc w:val="center"/>
        <w:rPr>
          <w:rFonts w:ascii="Arial" w:hAnsi="Arial" w:cs="Arial"/>
          <w:b/>
          <w:bCs/>
          <w:sz w:val="24"/>
          <w:szCs w:val="24"/>
          <w:lang w:val="pt-BR"/>
        </w:rPr>
      </w:pPr>
    </w:p>
    <w:p w14:paraId="63BD15EA" w14:textId="77777777" w:rsidR="00663235" w:rsidRPr="00C142AD" w:rsidRDefault="00663235" w:rsidP="00663235">
      <w:pPr>
        <w:jc w:val="center"/>
        <w:rPr>
          <w:rFonts w:ascii="Arial" w:hAnsi="Arial" w:cs="Arial"/>
          <w:b/>
          <w:bCs/>
          <w:sz w:val="24"/>
          <w:szCs w:val="24"/>
          <w:lang w:val="pt-BR"/>
        </w:rPr>
      </w:pPr>
    </w:p>
    <w:p w14:paraId="67FEAA57" w14:textId="77777777" w:rsidR="00663235" w:rsidRPr="00C142AD" w:rsidRDefault="00663235" w:rsidP="00663235">
      <w:pPr>
        <w:jc w:val="center"/>
        <w:rPr>
          <w:rFonts w:ascii="Arial" w:hAnsi="Arial" w:cs="Arial"/>
          <w:b/>
          <w:bCs/>
          <w:sz w:val="24"/>
          <w:szCs w:val="24"/>
          <w:lang w:val="pt-BR"/>
        </w:rPr>
      </w:pPr>
    </w:p>
    <w:p w14:paraId="2FD9C0DF" w14:textId="77777777" w:rsidR="00C27972" w:rsidRPr="00C142AD" w:rsidRDefault="00663235" w:rsidP="00663235">
      <w:pPr>
        <w:jc w:val="center"/>
        <w:rPr>
          <w:rFonts w:ascii="Arial" w:hAnsi="Arial" w:cs="Arial"/>
          <w:b/>
          <w:bCs/>
          <w:sz w:val="52"/>
          <w:szCs w:val="52"/>
          <w:lang w:val="pt-BR"/>
        </w:rPr>
      </w:pPr>
      <w:r w:rsidRPr="00C142AD">
        <w:rPr>
          <w:rFonts w:ascii="Arial" w:hAnsi="Arial" w:cs="Arial"/>
          <w:b/>
          <w:bCs/>
          <w:sz w:val="52"/>
          <w:szCs w:val="52"/>
          <w:lang w:val="pt-BR"/>
        </w:rPr>
        <w:t>REFERÊNCIAS BIBLIOGRÁFICAS</w:t>
      </w:r>
    </w:p>
    <w:p w14:paraId="4FC8E8C1" w14:textId="77777777" w:rsidR="00C27972" w:rsidRPr="00C142AD" w:rsidRDefault="00C27972" w:rsidP="00C27972">
      <w:pPr>
        <w:rPr>
          <w:rFonts w:ascii="Arial" w:hAnsi="Arial" w:cs="Arial"/>
          <w:sz w:val="24"/>
          <w:szCs w:val="24"/>
          <w:lang w:val="pt-BR"/>
        </w:rPr>
      </w:pPr>
    </w:p>
    <w:p w14:paraId="6996015D" w14:textId="77777777" w:rsidR="00C27972" w:rsidRPr="00C142AD" w:rsidRDefault="00C27972" w:rsidP="00C27972">
      <w:pPr>
        <w:rPr>
          <w:rFonts w:ascii="Arial" w:hAnsi="Arial" w:cs="Arial"/>
          <w:sz w:val="24"/>
          <w:szCs w:val="24"/>
          <w:lang w:val="pt-BR"/>
        </w:rPr>
      </w:pPr>
    </w:p>
    <w:p w14:paraId="3ABF310A" w14:textId="77777777" w:rsidR="00C27972" w:rsidRPr="00C142AD" w:rsidRDefault="00C27972" w:rsidP="00C27972">
      <w:pPr>
        <w:rPr>
          <w:rFonts w:ascii="Arial" w:hAnsi="Arial" w:cs="Arial"/>
          <w:sz w:val="24"/>
          <w:szCs w:val="24"/>
          <w:lang w:val="pt-BR"/>
        </w:rPr>
      </w:pPr>
    </w:p>
    <w:p w14:paraId="53C927D2" w14:textId="77777777" w:rsidR="00C27972" w:rsidRPr="00C142AD" w:rsidRDefault="00C27972" w:rsidP="00C27972">
      <w:pPr>
        <w:rPr>
          <w:rFonts w:ascii="Arial" w:hAnsi="Arial" w:cs="Arial"/>
          <w:sz w:val="24"/>
          <w:szCs w:val="24"/>
          <w:lang w:val="pt-BR"/>
        </w:rPr>
      </w:pPr>
    </w:p>
    <w:p w14:paraId="67097F4D" w14:textId="77777777" w:rsidR="00663235" w:rsidRPr="00C142AD" w:rsidRDefault="00663235" w:rsidP="00C27972">
      <w:pPr>
        <w:rPr>
          <w:rFonts w:ascii="Arial" w:hAnsi="Arial" w:cs="Arial"/>
          <w:sz w:val="24"/>
          <w:szCs w:val="24"/>
          <w:lang w:val="pt-BR"/>
        </w:rPr>
      </w:pPr>
    </w:p>
    <w:p w14:paraId="726588E8" w14:textId="77777777" w:rsidR="00663235" w:rsidRPr="00C142AD" w:rsidRDefault="00663235" w:rsidP="00C27972">
      <w:pPr>
        <w:rPr>
          <w:rFonts w:ascii="Arial" w:hAnsi="Arial" w:cs="Arial"/>
          <w:sz w:val="24"/>
          <w:szCs w:val="24"/>
          <w:lang w:val="pt-BR"/>
        </w:rPr>
      </w:pPr>
    </w:p>
    <w:p w14:paraId="3C42279D" w14:textId="77777777" w:rsidR="00663235" w:rsidRPr="00C142AD" w:rsidRDefault="00663235" w:rsidP="00C27972">
      <w:pPr>
        <w:rPr>
          <w:rFonts w:ascii="Arial" w:hAnsi="Arial" w:cs="Arial"/>
          <w:sz w:val="24"/>
          <w:szCs w:val="24"/>
          <w:lang w:val="pt-BR"/>
        </w:rPr>
      </w:pPr>
    </w:p>
    <w:p w14:paraId="50F68B46" w14:textId="77777777" w:rsidR="00663235" w:rsidRPr="00C142AD" w:rsidRDefault="00663235" w:rsidP="00C27972">
      <w:pPr>
        <w:rPr>
          <w:rFonts w:ascii="Arial" w:hAnsi="Arial" w:cs="Arial"/>
          <w:sz w:val="24"/>
          <w:szCs w:val="24"/>
          <w:lang w:val="pt-BR"/>
        </w:rPr>
      </w:pPr>
    </w:p>
    <w:p w14:paraId="1D49E315" w14:textId="77777777" w:rsidR="00663235" w:rsidRPr="00C142AD" w:rsidRDefault="00663235" w:rsidP="00C27972">
      <w:pPr>
        <w:rPr>
          <w:rFonts w:ascii="Arial" w:hAnsi="Arial" w:cs="Arial"/>
          <w:sz w:val="24"/>
          <w:szCs w:val="24"/>
          <w:lang w:val="pt-BR"/>
        </w:rPr>
      </w:pPr>
    </w:p>
    <w:p w14:paraId="369970A0" w14:textId="77777777" w:rsidR="00663235" w:rsidRPr="00C142AD" w:rsidRDefault="00663235" w:rsidP="00C27972">
      <w:pPr>
        <w:rPr>
          <w:rFonts w:ascii="Arial" w:hAnsi="Arial" w:cs="Arial"/>
          <w:sz w:val="24"/>
          <w:szCs w:val="24"/>
          <w:lang w:val="pt-BR"/>
        </w:rPr>
      </w:pPr>
    </w:p>
    <w:p w14:paraId="3782755B" w14:textId="77777777" w:rsidR="00663235" w:rsidRPr="00C142AD" w:rsidRDefault="00663235" w:rsidP="00C27972">
      <w:pPr>
        <w:rPr>
          <w:rFonts w:ascii="Arial" w:hAnsi="Arial" w:cs="Arial"/>
          <w:sz w:val="24"/>
          <w:szCs w:val="24"/>
          <w:lang w:val="pt-BR"/>
        </w:rPr>
      </w:pPr>
    </w:p>
    <w:p w14:paraId="22DCE59F" w14:textId="77777777" w:rsidR="00663235" w:rsidRPr="00C142AD" w:rsidRDefault="00663235" w:rsidP="00C27972">
      <w:pPr>
        <w:rPr>
          <w:rFonts w:ascii="Arial" w:hAnsi="Arial" w:cs="Arial"/>
          <w:sz w:val="24"/>
          <w:szCs w:val="24"/>
          <w:lang w:val="pt-BR"/>
        </w:rPr>
      </w:pPr>
    </w:p>
    <w:p w14:paraId="0F61DC22" w14:textId="77777777" w:rsidR="00663235" w:rsidRPr="00C142AD" w:rsidRDefault="00663235" w:rsidP="00C27972">
      <w:pPr>
        <w:rPr>
          <w:rFonts w:ascii="Arial" w:hAnsi="Arial" w:cs="Arial"/>
          <w:sz w:val="24"/>
          <w:szCs w:val="24"/>
          <w:lang w:val="pt-BR"/>
        </w:rPr>
      </w:pPr>
    </w:p>
    <w:p w14:paraId="3846AFE3" w14:textId="77777777" w:rsidR="00663235" w:rsidRPr="00C142AD" w:rsidRDefault="00663235" w:rsidP="00C27972">
      <w:pPr>
        <w:rPr>
          <w:rFonts w:ascii="Arial" w:hAnsi="Arial" w:cs="Arial"/>
          <w:sz w:val="24"/>
          <w:szCs w:val="24"/>
          <w:lang w:val="pt-BR"/>
        </w:rPr>
      </w:pPr>
    </w:p>
    <w:p w14:paraId="0AD65F66" w14:textId="77777777" w:rsidR="00663235" w:rsidRPr="00C142AD" w:rsidRDefault="00663235" w:rsidP="00C27972">
      <w:pPr>
        <w:rPr>
          <w:rFonts w:ascii="Arial" w:hAnsi="Arial" w:cs="Arial"/>
          <w:sz w:val="24"/>
          <w:szCs w:val="24"/>
          <w:lang w:val="pt-BR"/>
        </w:rPr>
      </w:pPr>
    </w:p>
    <w:p w14:paraId="5D168DEA" w14:textId="77777777" w:rsidR="00663235" w:rsidRPr="00C142AD" w:rsidRDefault="00663235" w:rsidP="00C27972">
      <w:pPr>
        <w:rPr>
          <w:rFonts w:ascii="Arial" w:hAnsi="Arial" w:cs="Arial"/>
          <w:b/>
          <w:bCs/>
          <w:sz w:val="24"/>
          <w:szCs w:val="24"/>
          <w:lang w:val="pt-BR"/>
        </w:rPr>
      </w:pPr>
      <w:r w:rsidRPr="00C142AD">
        <w:rPr>
          <w:rFonts w:ascii="Arial" w:hAnsi="Arial" w:cs="Arial"/>
          <w:b/>
          <w:bCs/>
          <w:sz w:val="24"/>
          <w:szCs w:val="24"/>
          <w:lang w:val="pt-BR"/>
        </w:rPr>
        <w:lastRenderedPageBreak/>
        <w:t xml:space="preserve">REFERÊNCIAS BIBLIOGRÁFICAS </w:t>
      </w:r>
    </w:p>
    <w:p w14:paraId="7D440DED" w14:textId="77777777" w:rsidR="00481664" w:rsidRPr="00316ACB" w:rsidRDefault="00481664" w:rsidP="00316ACB">
      <w:pPr>
        <w:spacing w:line="360" w:lineRule="auto"/>
        <w:rPr>
          <w:rFonts w:ascii="Arial" w:hAnsi="Arial" w:cs="Arial"/>
          <w:sz w:val="24"/>
          <w:szCs w:val="24"/>
          <w:lang w:val="en-US"/>
        </w:rPr>
      </w:pPr>
      <w:r w:rsidRPr="005370E6">
        <w:rPr>
          <w:rFonts w:ascii="Arial" w:hAnsi="Arial" w:cs="Arial"/>
          <w:sz w:val="24"/>
          <w:szCs w:val="24"/>
          <w:lang w:val="pt-BR"/>
        </w:rPr>
        <w:t xml:space="preserve">Brunner, L. S., &amp; Suddarth, D. S. (2018). </w:t>
      </w:r>
      <w:r w:rsidRPr="00316ACB">
        <w:rPr>
          <w:rFonts w:ascii="Arial" w:hAnsi="Arial" w:cs="Arial"/>
          <w:i/>
          <w:iCs/>
          <w:sz w:val="24"/>
          <w:szCs w:val="24"/>
          <w:lang w:val="pt-BR"/>
        </w:rPr>
        <w:t>Tratado de enfermagem médico-cirúrgica</w:t>
      </w:r>
      <w:r w:rsidRPr="00316ACB">
        <w:rPr>
          <w:rFonts w:ascii="Arial" w:hAnsi="Arial" w:cs="Arial"/>
          <w:sz w:val="24"/>
          <w:szCs w:val="24"/>
          <w:lang w:val="pt-BR"/>
        </w:rPr>
        <w:t xml:space="preserve"> (14.ª ed.). </w:t>
      </w:r>
      <w:r w:rsidRPr="00316ACB">
        <w:rPr>
          <w:rFonts w:ascii="Arial" w:hAnsi="Arial" w:cs="Arial"/>
          <w:sz w:val="24"/>
          <w:szCs w:val="24"/>
          <w:lang w:val="en-US"/>
        </w:rPr>
        <w:t>Guanabara Koogan.</w:t>
      </w:r>
    </w:p>
    <w:p w14:paraId="36D734FC" w14:textId="77777777" w:rsidR="00481664" w:rsidRPr="00316ACB" w:rsidRDefault="00481664" w:rsidP="00316ACB">
      <w:pPr>
        <w:spacing w:line="360" w:lineRule="auto"/>
        <w:rPr>
          <w:rFonts w:ascii="Arial" w:hAnsi="Arial" w:cs="Arial"/>
          <w:sz w:val="24"/>
          <w:szCs w:val="24"/>
          <w:lang w:val="pt-BR"/>
        </w:rPr>
      </w:pPr>
      <w:r w:rsidRPr="00316ACB">
        <w:rPr>
          <w:rFonts w:ascii="Arial" w:hAnsi="Arial" w:cs="Arial"/>
          <w:sz w:val="24"/>
          <w:szCs w:val="24"/>
          <w:lang w:val="en-US"/>
        </w:rPr>
        <w:t xml:space="preserve">Centers for Disease Control and Prevention. (2023). </w:t>
      </w:r>
      <w:r w:rsidRPr="00316ACB">
        <w:rPr>
          <w:rFonts w:ascii="Arial" w:hAnsi="Arial" w:cs="Arial"/>
          <w:i/>
          <w:iCs/>
          <w:sz w:val="24"/>
          <w:szCs w:val="24"/>
          <w:lang w:val="en-US"/>
        </w:rPr>
        <w:t>Respiratory infections during pregnancy</w:t>
      </w:r>
      <w:r w:rsidRPr="00316ACB">
        <w:rPr>
          <w:rFonts w:ascii="Arial" w:hAnsi="Arial" w:cs="Arial"/>
          <w:sz w:val="24"/>
          <w:szCs w:val="24"/>
          <w:lang w:val="en-US"/>
        </w:rPr>
        <w:t xml:space="preserve">. </w:t>
      </w:r>
      <w:r w:rsidRPr="00316ACB">
        <w:rPr>
          <w:rFonts w:ascii="Arial" w:hAnsi="Arial" w:cs="Arial"/>
          <w:sz w:val="24"/>
          <w:szCs w:val="24"/>
          <w:lang w:val="pt-BR"/>
        </w:rPr>
        <w:t>CDC.</w:t>
      </w:r>
    </w:p>
    <w:p w14:paraId="791872FF" w14:textId="77777777" w:rsidR="00481664" w:rsidRPr="00316ACB" w:rsidRDefault="00481664" w:rsidP="00316ACB">
      <w:pPr>
        <w:spacing w:line="360" w:lineRule="auto"/>
        <w:rPr>
          <w:rFonts w:ascii="Arial" w:hAnsi="Arial" w:cs="Arial"/>
          <w:sz w:val="24"/>
          <w:szCs w:val="24"/>
          <w:lang w:val="pt-BR"/>
        </w:rPr>
      </w:pPr>
      <w:r w:rsidRPr="005370E6">
        <w:rPr>
          <w:rFonts w:ascii="Arial" w:hAnsi="Arial" w:cs="Arial"/>
          <w:sz w:val="24"/>
          <w:szCs w:val="24"/>
          <w:lang w:val="pt-BR"/>
        </w:rPr>
        <w:t xml:space="preserve">Hockenberry, W. C., &amp; Wilson, D. (2019). </w:t>
      </w:r>
      <w:r w:rsidRPr="00316ACB">
        <w:rPr>
          <w:rFonts w:ascii="Arial" w:hAnsi="Arial" w:cs="Arial"/>
          <w:i/>
          <w:iCs/>
          <w:sz w:val="24"/>
          <w:szCs w:val="24"/>
          <w:lang w:val="pt-BR"/>
        </w:rPr>
        <w:t>Fundamentos de enfermagem pediátrica</w:t>
      </w:r>
      <w:r w:rsidRPr="00316ACB">
        <w:rPr>
          <w:rFonts w:ascii="Arial" w:hAnsi="Arial" w:cs="Arial"/>
          <w:sz w:val="24"/>
          <w:szCs w:val="24"/>
          <w:lang w:val="pt-BR"/>
        </w:rPr>
        <w:t xml:space="preserve"> (10.ª ed.). Elsevier.</w:t>
      </w:r>
    </w:p>
    <w:p w14:paraId="3A009D78" w14:textId="77777777" w:rsidR="00481664" w:rsidRPr="005370E6" w:rsidRDefault="00481664" w:rsidP="00316ACB">
      <w:pPr>
        <w:spacing w:line="360" w:lineRule="auto"/>
        <w:rPr>
          <w:rFonts w:ascii="Arial" w:hAnsi="Arial" w:cs="Arial"/>
          <w:sz w:val="24"/>
          <w:szCs w:val="24"/>
          <w:lang w:val="pt-BR"/>
        </w:rPr>
      </w:pPr>
      <w:r w:rsidRPr="005370E6">
        <w:rPr>
          <w:rFonts w:ascii="Arial" w:hAnsi="Arial" w:cs="Arial"/>
          <w:sz w:val="24"/>
          <w:szCs w:val="24"/>
          <w:lang w:val="pt-BR"/>
        </w:rPr>
        <w:t xml:space="preserve">Kozier, B., Erb, G., Berman, A., &amp; Snyder, S. (2016). </w:t>
      </w:r>
      <w:r w:rsidRPr="00316ACB">
        <w:rPr>
          <w:rFonts w:ascii="Arial" w:hAnsi="Arial" w:cs="Arial"/>
          <w:i/>
          <w:iCs/>
          <w:sz w:val="24"/>
          <w:szCs w:val="24"/>
          <w:lang w:val="pt-BR"/>
        </w:rPr>
        <w:t>Fundamentos de enfermagem: conceitos, processo e prática</w:t>
      </w:r>
      <w:r w:rsidRPr="00316ACB">
        <w:rPr>
          <w:rFonts w:ascii="Arial" w:hAnsi="Arial" w:cs="Arial"/>
          <w:sz w:val="24"/>
          <w:szCs w:val="24"/>
          <w:lang w:val="pt-BR"/>
        </w:rPr>
        <w:t xml:space="preserve"> (10.ª ed.). </w:t>
      </w:r>
      <w:r w:rsidRPr="005370E6">
        <w:rPr>
          <w:rFonts w:ascii="Arial" w:hAnsi="Arial" w:cs="Arial"/>
          <w:sz w:val="24"/>
          <w:szCs w:val="24"/>
          <w:lang w:val="pt-BR"/>
        </w:rPr>
        <w:t>Pearson.</w:t>
      </w:r>
    </w:p>
    <w:p w14:paraId="44A5CFBF" w14:textId="77777777" w:rsidR="00481664" w:rsidRPr="00025F3F" w:rsidRDefault="00481664" w:rsidP="00316ACB">
      <w:pPr>
        <w:spacing w:line="360" w:lineRule="auto"/>
        <w:rPr>
          <w:rFonts w:ascii="Arial" w:hAnsi="Arial" w:cs="Arial"/>
          <w:sz w:val="24"/>
          <w:szCs w:val="24"/>
          <w:lang w:val="en-US"/>
        </w:rPr>
      </w:pPr>
      <w:r w:rsidRPr="00025F3F">
        <w:rPr>
          <w:rFonts w:ascii="Arial" w:hAnsi="Arial" w:cs="Arial"/>
          <w:sz w:val="24"/>
          <w:szCs w:val="24"/>
          <w:lang w:val="pt-BR"/>
        </w:rPr>
        <w:t xml:space="preserve">Ministério da Saúde de Angola. (2024). </w:t>
      </w:r>
      <w:r w:rsidRPr="00025F3F">
        <w:rPr>
          <w:rFonts w:ascii="Arial" w:hAnsi="Arial" w:cs="Arial"/>
          <w:i/>
          <w:iCs/>
          <w:sz w:val="24"/>
          <w:szCs w:val="24"/>
          <w:lang w:val="pt-BR"/>
        </w:rPr>
        <w:t>Normas e protocolos de assistência pré-natal e vigilância materno-infantil</w:t>
      </w:r>
      <w:r w:rsidRPr="00025F3F">
        <w:rPr>
          <w:rFonts w:ascii="Arial" w:hAnsi="Arial" w:cs="Arial"/>
          <w:sz w:val="24"/>
          <w:szCs w:val="24"/>
          <w:lang w:val="pt-BR"/>
        </w:rPr>
        <w:t xml:space="preserve">. </w:t>
      </w:r>
      <w:r w:rsidRPr="00025F3F">
        <w:rPr>
          <w:rFonts w:ascii="Arial" w:hAnsi="Arial" w:cs="Arial"/>
          <w:sz w:val="24"/>
          <w:szCs w:val="24"/>
          <w:lang w:val="en-US"/>
        </w:rPr>
        <w:t>MINSA.</w:t>
      </w:r>
    </w:p>
    <w:p w14:paraId="281FB359" w14:textId="77777777" w:rsidR="00481664" w:rsidRPr="005370E6" w:rsidRDefault="00481664" w:rsidP="00316ACB">
      <w:pPr>
        <w:spacing w:line="360" w:lineRule="auto"/>
        <w:rPr>
          <w:rFonts w:ascii="Arial" w:hAnsi="Arial" w:cs="Arial"/>
          <w:sz w:val="24"/>
          <w:szCs w:val="24"/>
          <w:lang w:val="en-US"/>
        </w:rPr>
      </w:pPr>
      <w:r w:rsidRPr="005370E6">
        <w:rPr>
          <w:rFonts w:ascii="Arial" w:hAnsi="Arial" w:cs="Arial"/>
          <w:sz w:val="24"/>
          <w:szCs w:val="24"/>
          <w:lang w:val="en-US"/>
        </w:rPr>
        <w:t>Organização Mundia</w:t>
      </w:r>
      <w:bookmarkStart w:id="5" w:name="_GoBack"/>
      <w:bookmarkEnd w:id="5"/>
      <w:r w:rsidRPr="005370E6">
        <w:rPr>
          <w:rFonts w:ascii="Arial" w:hAnsi="Arial" w:cs="Arial"/>
          <w:sz w:val="24"/>
          <w:szCs w:val="24"/>
          <w:lang w:val="en-US"/>
        </w:rPr>
        <w:t xml:space="preserve">l da Saúde. </w:t>
      </w:r>
      <w:r w:rsidRPr="00025F3F">
        <w:rPr>
          <w:rFonts w:ascii="Arial" w:hAnsi="Arial" w:cs="Arial"/>
          <w:sz w:val="24"/>
          <w:szCs w:val="24"/>
          <w:lang w:val="en-US"/>
        </w:rPr>
        <w:t xml:space="preserve">(2023). </w:t>
      </w:r>
      <w:r w:rsidRPr="00025F3F">
        <w:rPr>
          <w:rFonts w:ascii="Arial" w:hAnsi="Arial" w:cs="Arial"/>
          <w:i/>
          <w:iCs/>
          <w:sz w:val="24"/>
          <w:szCs w:val="24"/>
          <w:lang w:val="en-US"/>
        </w:rPr>
        <w:t>Maternal health and respiratory infections in pregnancy: Clinical guidance</w:t>
      </w:r>
      <w:r w:rsidRPr="00025F3F">
        <w:rPr>
          <w:rFonts w:ascii="Arial" w:hAnsi="Arial" w:cs="Arial"/>
          <w:sz w:val="24"/>
          <w:szCs w:val="24"/>
          <w:lang w:val="en-US"/>
        </w:rPr>
        <w:t xml:space="preserve">. </w:t>
      </w:r>
      <w:r w:rsidRPr="005370E6">
        <w:rPr>
          <w:rFonts w:ascii="Arial" w:hAnsi="Arial" w:cs="Arial"/>
          <w:sz w:val="24"/>
          <w:szCs w:val="24"/>
          <w:lang w:val="en-US"/>
        </w:rPr>
        <w:t>OMS.</w:t>
      </w:r>
    </w:p>
    <w:p w14:paraId="63301274" w14:textId="77777777" w:rsidR="00481664" w:rsidRPr="005370E6" w:rsidRDefault="00481664" w:rsidP="00316ACB">
      <w:pPr>
        <w:spacing w:line="360" w:lineRule="auto"/>
        <w:rPr>
          <w:rFonts w:ascii="Arial" w:hAnsi="Arial" w:cs="Arial"/>
          <w:sz w:val="24"/>
          <w:szCs w:val="24"/>
          <w:lang w:val="en-US"/>
        </w:rPr>
      </w:pPr>
      <w:r w:rsidRPr="00025F3F">
        <w:rPr>
          <w:rFonts w:ascii="Arial" w:hAnsi="Arial" w:cs="Arial"/>
          <w:sz w:val="24"/>
          <w:szCs w:val="24"/>
          <w:lang w:val="en-US"/>
        </w:rPr>
        <w:t xml:space="preserve">Potter, P. A., Perry, A. G., Stockert, P., &amp; Hall, A. (2018). </w:t>
      </w:r>
      <w:r w:rsidRPr="00025F3F">
        <w:rPr>
          <w:rFonts w:ascii="Arial" w:hAnsi="Arial" w:cs="Arial"/>
          <w:i/>
          <w:iCs/>
          <w:sz w:val="24"/>
          <w:szCs w:val="24"/>
          <w:lang w:val="pt-BR"/>
        </w:rPr>
        <w:t>Fundamentos de enfermagem</w:t>
      </w:r>
      <w:r w:rsidRPr="00025F3F">
        <w:rPr>
          <w:rFonts w:ascii="Arial" w:hAnsi="Arial" w:cs="Arial"/>
          <w:sz w:val="24"/>
          <w:szCs w:val="24"/>
          <w:lang w:val="pt-BR"/>
        </w:rPr>
        <w:t xml:space="preserve"> (9.ª ed.). </w:t>
      </w:r>
      <w:r w:rsidRPr="005370E6">
        <w:rPr>
          <w:rFonts w:ascii="Arial" w:hAnsi="Arial" w:cs="Arial"/>
          <w:sz w:val="24"/>
          <w:szCs w:val="24"/>
          <w:lang w:val="en-US"/>
        </w:rPr>
        <w:t>Elsevier.</w:t>
      </w:r>
    </w:p>
    <w:p w14:paraId="4640E407" w14:textId="77777777" w:rsidR="00481664" w:rsidRPr="00316ACB" w:rsidRDefault="00481664" w:rsidP="00316ACB">
      <w:pPr>
        <w:spacing w:line="360" w:lineRule="auto"/>
        <w:rPr>
          <w:rFonts w:ascii="Arial" w:hAnsi="Arial" w:cs="Arial"/>
          <w:sz w:val="24"/>
          <w:szCs w:val="24"/>
          <w:lang w:val="pt-BR"/>
        </w:rPr>
      </w:pPr>
      <w:r w:rsidRPr="00316ACB">
        <w:rPr>
          <w:rFonts w:ascii="Arial" w:hAnsi="Arial" w:cs="Arial"/>
          <w:sz w:val="24"/>
          <w:szCs w:val="24"/>
          <w:lang w:val="en-US"/>
        </w:rPr>
        <w:t xml:space="preserve">Rosdahl, C. B., &amp; Kowalski, M. T. (2017). </w:t>
      </w:r>
      <w:r w:rsidRPr="00316ACB">
        <w:rPr>
          <w:rFonts w:ascii="Arial" w:hAnsi="Arial" w:cs="Arial"/>
          <w:i/>
          <w:iCs/>
          <w:sz w:val="24"/>
          <w:szCs w:val="24"/>
          <w:lang w:val="en-US"/>
        </w:rPr>
        <w:t>Textbook of basic nursing</w:t>
      </w:r>
      <w:r w:rsidRPr="00316ACB">
        <w:rPr>
          <w:rFonts w:ascii="Arial" w:hAnsi="Arial" w:cs="Arial"/>
          <w:sz w:val="24"/>
          <w:szCs w:val="24"/>
          <w:lang w:val="en-US"/>
        </w:rPr>
        <w:t xml:space="preserve"> (11.ª ed.). </w:t>
      </w:r>
      <w:r w:rsidRPr="00316ACB">
        <w:rPr>
          <w:rFonts w:ascii="Arial" w:hAnsi="Arial" w:cs="Arial"/>
          <w:sz w:val="24"/>
          <w:szCs w:val="24"/>
          <w:lang w:val="pt-BR"/>
        </w:rPr>
        <w:t>Wolters Kluwer.</w:t>
      </w:r>
    </w:p>
    <w:p w14:paraId="4278ABFF" w14:textId="77777777" w:rsidR="00481664" w:rsidRPr="00316ACB" w:rsidRDefault="00481664" w:rsidP="00316ACB">
      <w:pPr>
        <w:spacing w:line="360" w:lineRule="auto"/>
        <w:rPr>
          <w:rFonts w:ascii="Arial" w:hAnsi="Arial" w:cs="Arial"/>
          <w:sz w:val="24"/>
          <w:szCs w:val="24"/>
          <w:lang w:val="pt-BR"/>
        </w:rPr>
      </w:pPr>
      <w:r w:rsidRPr="00316ACB">
        <w:rPr>
          <w:rFonts w:ascii="Arial" w:hAnsi="Arial" w:cs="Arial"/>
          <w:sz w:val="24"/>
          <w:szCs w:val="24"/>
          <w:lang w:val="pt-BR"/>
        </w:rPr>
        <w:t xml:space="preserve">Timby, B. K. (2014). </w:t>
      </w:r>
      <w:r w:rsidRPr="00316ACB">
        <w:rPr>
          <w:rFonts w:ascii="Arial" w:hAnsi="Arial" w:cs="Arial"/>
          <w:i/>
          <w:iCs/>
          <w:sz w:val="24"/>
          <w:szCs w:val="24"/>
          <w:lang w:val="pt-BR"/>
        </w:rPr>
        <w:t>Conceitos e habilidades fundamentais no atendimento de enfermagem</w:t>
      </w:r>
      <w:r w:rsidRPr="00316ACB">
        <w:rPr>
          <w:rFonts w:ascii="Arial" w:hAnsi="Arial" w:cs="Arial"/>
          <w:sz w:val="24"/>
          <w:szCs w:val="24"/>
          <w:lang w:val="pt-BR"/>
        </w:rPr>
        <w:t xml:space="preserve"> (10.ª ed.). Artmed.</w:t>
      </w:r>
    </w:p>
    <w:p w14:paraId="454F3D3F" w14:textId="77777777" w:rsidR="00663235" w:rsidRPr="00C142AD" w:rsidRDefault="00663235" w:rsidP="00C27972">
      <w:pPr>
        <w:rPr>
          <w:rFonts w:ascii="Arial" w:hAnsi="Arial" w:cs="Arial"/>
          <w:sz w:val="24"/>
          <w:szCs w:val="24"/>
          <w:lang w:val="pt-BR"/>
        </w:rPr>
      </w:pPr>
    </w:p>
    <w:p w14:paraId="0BED81AA" w14:textId="77777777" w:rsidR="00663235" w:rsidRPr="00C142AD" w:rsidRDefault="00663235">
      <w:pPr>
        <w:rPr>
          <w:rFonts w:ascii="Arial" w:hAnsi="Arial" w:cs="Arial"/>
          <w:sz w:val="24"/>
          <w:szCs w:val="24"/>
          <w:lang w:val="pt-BR"/>
        </w:rPr>
      </w:pPr>
      <w:r w:rsidRPr="00C142AD">
        <w:rPr>
          <w:rFonts w:ascii="Arial" w:hAnsi="Arial" w:cs="Arial"/>
          <w:sz w:val="24"/>
          <w:szCs w:val="24"/>
          <w:lang w:val="pt-BR"/>
        </w:rPr>
        <w:br w:type="page"/>
      </w:r>
    </w:p>
    <w:p w14:paraId="31942030" w14:textId="77777777" w:rsidR="00663235" w:rsidRPr="00C142AD" w:rsidRDefault="00663235" w:rsidP="00663235">
      <w:pPr>
        <w:spacing w:after="300" w:line="246" w:lineRule="auto"/>
        <w:ind w:left="14" w:hanging="10"/>
        <w:rPr>
          <w:rFonts w:ascii="Arial" w:hAnsi="Arial" w:cs="Arial"/>
        </w:rPr>
      </w:pPr>
      <w:r w:rsidRPr="00C142AD">
        <w:rPr>
          <w:rFonts w:ascii="Arial" w:eastAsia="Arial" w:hAnsi="Arial" w:cs="Arial"/>
          <w:b/>
          <w:sz w:val="24"/>
        </w:rPr>
        <w:lastRenderedPageBreak/>
        <w:t xml:space="preserve">APÊNDICE </w:t>
      </w:r>
    </w:p>
    <w:p w14:paraId="1AA3AB94" w14:textId="77777777" w:rsidR="005012A9" w:rsidRPr="00C142AD" w:rsidRDefault="005012A9" w:rsidP="00663235">
      <w:pPr>
        <w:spacing w:after="288" w:line="349" w:lineRule="auto"/>
        <w:ind w:left="4"/>
        <w:rPr>
          <w:rFonts w:ascii="Arial" w:eastAsia="Arial" w:hAnsi="Arial" w:cs="Arial"/>
          <w:b/>
          <w:bCs/>
          <w:i/>
          <w:iCs/>
          <w:sz w:val="24"/>
          <w:lang w:val="pt-BR"/>
        </w:rPr>
      </w:pPr>
      <w:r w:rsidRPr="00C142AD">
        <w:rPr>
          <w:rFonts w:ascii="Arial" w:eastAsia="Arial" w:hAnsi="Arial" w:cs="Arial"/>
          <w:b/>
          <w:bCs/>
          <w:i/>
          <w:iCs/>
          <w:sz w:val="24"/>
          <w:lang w:val="pt-BR"/>
        </w:rPr>
        <w:t xml:space="preserve">Apêndice 1: Relatório mensal de Outubro  </w:t>
      </w:r>
    </w:p>
    <w:p w14:paraId="45E54CCC" w14:textId="2B887CE5" w:rsidR="00663235" w:rsidRPr="00C142AD" w:rsidRDefault="005B3FDB" w:rsidP="00C27972">
      <w:pPr>
        <w:rPr>
          <w:rFonts w:ascii="Arial" w:hAnsi="Arial" w:cs="Arial"/>
          <w:sz w:val="24"/>
          <w:szCs w:val="24"/>
          <w:lang w:val="pt-BR"/>
        </w:rPr>
      </w:pPr>
      <w:r w:rsidRPr="005B3FDB">
        <w:rPr>
          <w:rFonts w:ascii="Arial" w:hAnsi="Arial" w:cs="Arial"/>
          <w:noProof/>
          <w:sz w:val="24"/>
          <w:szCs w:val="24"/>
          <w:lang w:eastAsia="pt-PT"/>
        </w:rPr>
        <w:drawing>
          <wp:inline distT="0" distB="0" distL="0" distR="0" wp14:anchorId="2E2C37C8" wp14:editId="4669CE5E">
            <wp:extent cx="5400040" cy="7651115"/>
            <wp:effectExtent l="0" t="0" r="0" b="6985"/>
            <wp:docPr id="12294987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8737" name=""/>
                    <pic:cNvPicPr/>
                  </pic:nvPicPr>
                  <pic:blipFill>
                    <a:blip r:embed="rId10"/>
                    <a:stretch>
                      <a:fillRect/>
                    </a:stretch>
                  </pic:blipFill>
                  <pic:spPr>
                    <a:xfrm>
                      <a:off x="0" y="0"/>
                      <a:ext cx="5400040" cy="7651115"/>
                    </a:xfrm>
                    <a:prstGeom prst="rect">
                      <a:avLst/>
                    </a:prstGeom>
                  </pic:spPr>
                </pic:pic>
              </a:graphicData>
            </a:graphic>
          </wp:inline>
        </w:drawing>
      </w:r>
    </w:p>
    <w:p w14:paraId="08C01224" w14:textId="77777777" w:rsidR="00663235" w:rsidRPr="00C142AD" w:rsidRDefault="00663235">
      <w:pPr>
        <w:rPr>
          <w:rFonts w:ascii="Arial" w:hAnsi="Arial" w:cs="Arial"/>
          <w:sz w:val="24"/>
          <w:szCs w:val="24"/>
          <w:lang w:val="pt-BR"/>
        </w:rPr>
      </w:pPr>
      <w:r w:rsidRPr="00C142AD">
        <w:rPr>
          <w:rFonts w:ascii="Arial" w:hAnsi="Arial" w:cs="Arial"/>
          <w:sz w:val="24"/>
          <w:szCs w:val="24"/>
          <w:lang w:val="pt-BR"/>
        </w:rPr>
        <w:br w:type="page"/>
      </w:r>
    </w:p>
    <w:p w14:paraId="4B84B55C" w14:textId="77777777" w:rsidR="005012A9" w:rsidRPr="00C142AD" w:rsidRDefault="005012A9" w:rsidP="00663235">
      <w:pPr>
        <w:spacing w:after="295" w:line="246" w:lineRule="auto"/>
        <w:ind w:left="-1" w:hanging="10"/>
        <w:jc w:val="both"/>
        <w:rPr>
          <w:rFonts w:ascii="Arial" w:eastAsia="Times New Roman" w:hAnsi="Arial" w:cs="Arial"/>
          <w:b/>
          <w:sz w:val="24"/>
          <w:lang w:val="pt-BR"/>
        </w:rPr>
      </w:pPr>
      <w:r w:rsidRPr="00C142AD">
        <w:rPr>
          <w:rFonts w:ascii="Arial" w:eastAsia="Times New Roman" w:hAnsi="Arial" w:cs="Arial"/>
          <w:b/>
          <w:sz w:val="24"/>
          <w:lang w:val="pt-BR"/>
        </w:rPr>
        <w:lastRenderedPageBreak/>
        <w:t xml:space="preserve">Apêndice 2: relatório mensal de novembro </w:t>
      </w:r>
    </w:p>
    <w:p w14:paraId="3D2E72CC" w14:textId="48174390" w:rsidR="005012A9" w:rsidRPr="00C142AD" w:rsidRDefault="005B3FDB">
      <w:pPr>
        <w:rPr>
          <w:rFonts w:ascii="Arial" w:eastAsia="Times New Roman" w:hAnsi="Arial" w:cs="Arial"/>
          <w:b/>
          <w:sz w:val="24"/>
          <w:lang w:val="pt-BR"/>
        </w:rPr>
      </w:pPr>
      <w:r w:rsidRPr="005B3FDB">
        <w:rPr>
          <w:rFonts w:ascii="Arial" w:eastAsia="Times New Roman" w:hAnsi="Arial" w:cs="Arial"/>
          <w:b/>
          <w:noProof/>
          <w:sz w:val="24"/>
          <w:lang w:eastAsia="pt-PT"/>
        </w:rPr>
        <w:drawing>
          <wp:inline distT="0" distB="0" distL="0" distR="0" wp14:anchorId="3F87D962" wp14:editId="2632AEED">
            <wp:extent cx="5400040" cy="7665085"/>
            <wp:effectExtent l="0" t="0" r="0" b="0"/>
            <wp:docPr id="3974597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59703" name=""/>
                    <pic:cNvPicPr/>
                  </pic:nvPicPr>
                  <pic:blipFill>
                    <a:blip r:embed="rId11"/>
                    <a:stretch>
                      <a:fillRect/>
                    </a:stretch>
                  </pic:blipFill>
                  <pic:spPr>
                    <a:xfrm>
                      <a:off x="0" y="0"/>
                      <a:ext cx="5400040" cy="7665085"/>
                    </a:xfrm>
                    <a:prstGeom prst="rect">
                      <a:avLst/>
                    </a:prstGeom>
                  </pic:spPr>
                </pic:pic>
              </a:graphicData>
            </a:graphic>
          </wp:inline>
        </w:drawing>
      </w:r>
      <w:r w:rsidR="005012A9" w:rsidRPr="00C142AD">
        <w:rPr>
          <w:rFonts w:ascii="Arial" w:eastAsia="Times New Roman" w:hAnsi="Arial" w:cs="Arial"/>
          <w:b/>
          <w:sz w:val="24"/>
          <w:lang w:val="pt-BR"/>
        </w:rPr>
        <w:br w:type="page"/>
      </w:r>
    </w:p>
    <w:p w14:paraId="39F6D6EC" w14:textId="77777777" w:rsidR="005012A9" w:rsidRDefault="005012A9" w:rsidP="00663235">
      <w:pPr>
        <w:spacing w:after="295" w:line="246" w:lineRule="auto"/>
        <w:ind w:left="-1" w:hanging="10"/>
        <w:jc w:val="both"/>
        <w:rPr>
          <w:rFonts w:ascii="Arial" w:eastAsia="Times New Roman" w:hAnsi="Arial" w:cs="Arial"/>
          <w:b/>
          <w:sz w:val="24"/>
          <w:lang w:val="pt-BR"/>
        </w:rPr>
      </w:pPr>
      <w:r w:rsidRPr="00C142AD">
        <w:rPr>
          <w:rFonts w:ascii="Arial" w:eastAsia="Times New Roman" w:hAnsi="Arial" w:cs="Arial"/>
          <w:b/>
          <w:sz w:val="24"/>
          <w:lang w:val="pt-BR"/>
        </w:rPr>
        <w:lastRenderedPageBreak/>
        <w:t>Apêndice 3: relatório mensal de dezembro</w:t>
      </w:r>
    </w:p>
    <w:p w14:paraId="613C0D9A" w14:textId="0B25AB74" w:rsidR="005B3FDB" w:rsidRDefault="005B3FDB" w:rsidP="00663235">
      <w:pPr>
        <w:spacing w:after="295" w:line="246" w:lineRule="auto"/>
        <w:ind w:left="-1" w:hanging="10"/>
        <w:jc w:val="both"/>
        <w:rPr>
          <w:rFonts w:ascii="Arial" w:eastAsia="Times New Roman" w:hAnsi="Arial" w:cs="Arial"/>
          <w:b/>
          <w:sz w:val="24"/>
          <w:lang w:val="pt-BR"/>
        </w:rPr>
      </w:pPr>
      <w:r w:rsidRPr="005B3FDB">
        <w:rPr>
          <w:rFonts w:ascii="Arial" w:eastAsia="Times New Roman" w:hAnsi="Arial" w:cs="Arial"/>
          <w:b/>
          <w:noProof/>
          <w:sz w:val="24"/>
          <w:lang w:eastAsia="pt-PT"/>
        </w:rPr>
        <w:drawing>
          <wp:inline distT="0" distB="0" distL="0" distR="0" wp14:anchorId="3F2F2688" wp14:editId="3CFE90DE">
            <wp:extent cx="5400040" cy="7625080"/>
            <wp:effectExtent l="0" t="0" r="0" b="0"/>
            <wp:docPr id="5278819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1983" name=""/>
                    <pic:cNvPicPr/>
                  </pic:nvPicPr>
                  <pic:blipFill>
                    <a:blip r:embed="rId12"/>
                    <a:stretch>
                      <a:fillRect/>
                    </a:stretch>
                  </pic:blipFill>
                  <pic:spPr>
                    <a:xfrm>
                      <a:off x="0" y="0"/>
                      <a:ext cx="5400040" cy="7625080"/>
                    </a:xfrm>
                    <a:prstGeom prst="rect">
                      <a:avLst/>
                    </a:prstGeom>
                  </pic:spPr>
                </pic:pic>
              </a:graphicData>
            </a:graphic>
          </wp:inline>
        </w:drawing>
      </w:r>
    </w:p>
    <w:p w14:paraId="445753FC" w14:textId="77777777" w:rsidR="00914B34" w:rsidRDefault="00914B34" w:rsidP="00663235">
      <w:pPr>
        <w:spacing w:after="295" w:line="246" w:lineRule="auto"/>
        <w:ind w:left="-1" w:hanging="10"/>
        <w:jc w:val="both"/>
        <w:rPr>
          <w:rFonts w:ascii="Arial" w:eastAsia="Times New Roman" w:hAnsi="Arial" w:cs="Arial"/>
          <w:b/>
          <w:sz w:val="24"/>
          <w:lang w:val="pt-BR"/>
        </w:rPr>
      </w:pPr>
    </w:p>
    <w:p w14:paraId="1024DECD" w14:textId="77777777" w:rsidR="00914B34" w:rsidRPr="00C142AD" w:rsidRDefault="00914B34" w:rsidP="00663235">
      <w:pPr>
        <w:spacing w:after="295" w:line="246" w:lineRule="auto"/>
        <w:ind w:left="-1" w:hanging="10"/>
        <w:jc w:val="both"/>
        <w:rPr>
          <w:rFonts w:ascii="Arial" w:eastAsia="Times New Roman" w:hAnsi="Arial" w:cs="Arial"/>
          <w:b/>
          <w:sz w:val="24"/>
          <w:lang w:val="pt-BR"/>
        </w:rPr>
      </w:pPr>
    </w:p>
    <w:p w14:paraId="047FA6F4" w14:textId="4DD98491" w:rsidR="00C70CCC" w:rsidRDefault="00C70CCC" w:rsidP="00C70CCC">
      <w:pPr>
        <w:spacing w:after="295" w:line="246" w:lineRule="auto"/>
        <w:ind w:left="-1" w:hanging="10"/>
        <w:jc w:val="both"/>
        <w:rPr>
          <w:rFonts w:ascii="Arial" w:eastAsia="Times New Roman" w:hAnsi="Arial" w:cs="Arial"/>
          <w:b/>
          <w:sz w:val="24"/>
          <w:lang w:val="pt-BR"/>
        </w:rPr>
      </w:pPr>
      <w:r w:rsidRPr="00C142AD">
        <w:rPr>
          <w:rFonts w:ascii="Arial" w:eastAsia="Times New Roman" w:hAnsi="Arial" w:cs="Arial"/>
          <w:b/>
          <w:sz w:val="24"/>
          <w:lang w:val="pt-BR"/>
        </w:rPr>
        <w:lastRenderedPageBreak/>
        <w:t xml:space="preserve">Apêndice </w:t>
      </w:r>
      <w:r>
        <w:rPr>
          <w:rFonts w:ascii="Arial" w:eastAsia="Times New Roman" w:hAnsi="Arial" w:cs="Arial"/>
          <w:b/>
          <w:sz w:val="24"/>
          <w:lang w:val="pt-BR"/>
        </w:rPr>
        <w:t>4</w:t>
      </w:r>
      <w:r w:rsidRPr="00C142AD">
        <w:rPr>
          <w:rFonts w:ascii="Arial" w:eastAsia="Times New Roman" w:hAnsi="Arial" w:cs="Arial"/>
          <w:b/>
          <w:sz w:val="24"/>
          <w:lang w:val="pt-BR"/>
        </w:rPr>
        <w:t xml:space="preserve">: relatório mensal de </w:t>
      </w:r>
      <w:r w:rsidR="001C59EE">
        <w:rPr>
          <w:rFonts w:ascii="Arial" w:eastAsia="Times New Roman" w:hAnsi="Arial" w:cs="Arial"/>
          <w:b/>
          <w:sz w:val="24"/>
          <w:lang w:val="pt-BR"/>
        </w:rPr>
        <w:t>janeiro</w:t>
      </w:r>
    </w:p>
    <w:p w14:paraId="72E246BF" w14:textId="3C72198F" w:rsidR="00914B34" w:rsidRDefault="00914B34" w:rsidP="00C70CCC">
      <w:pPr>
        <w:spacing w:after="295" w:line="246" w:lineRule="auto"/>
        <w:ind w:left="-1" w:hanging="10"/>
        <w:jc w:val="both"/>
        <w:rPr>
          <w:rFonts w:ascii="Arial" w:eastAsia="Times New Roman" w:hAnsi="Arial" w:cs="Arial"/>
          <w:b/>
          <w:sz w:val="24"/>
          <w:lang w:val="pt-BR"/>
        </w:rPr>
      </w:pPr>
      <w:r w:rsidRPr="00914B34">
        <w:rPr>
          <w:rFonts w:ascii="Arial" w:eastAsia="Times New Roman" w:hAnsi="Arial" w:cs="Arial"/>
          <w:b/>
          <w:noProof/>
          <w:sz w:val="24"/>
          <w:lang w:eastAsia="pt-PT"/>
        </w:rPr>
        <w:drawing>
          <wp:inline distT="0" distB="0" distL="0" distR="0" wp14:anchorId="004B6363" wp14:editId="6E879EC9">
            <wp:extent cx="5400040" cy="7672705"/>
            <wp:effectExtent l="0" t="0" r="0" b="4445"/>
            <wp:docPr id="186504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4007" name=""/>
                    <pic:cNvPicPr/>
                  </pic:nvPicPr>
                  <pic:blipFill>
                    <a:blip r:embed="rId13"/>
                    <a:stretch>
                      <a:fillRect/>
                    </a:stretch>
                  </pic:blipFill>
                  <pic:spPr>
                    <a:xfrm>
                      <a:off x="0" y="0"/>
                      <a:ext cx="5400040" cy="7672705"/>
                    </a:xfrm>
                    <a:prstGeom prst="rect">
                      <a:avLst/>
                    </a:prstGeom>
                  </pic:spPr>
                </pic:pic>
              </a:graphicData>
            </a:graphic>
          </wp:inline>
        </w:drawing>
      </w:r>
    </w:p>
    <w:p w14:paraId="2324A0BE" w14:textId="77777777" w:rsidR="00914B34" w:rsidRDefault="00914B34" w:rsidP="00C70CCC">
      <w:pPr>
        <w:spacing w:after="295" w:line="246" w:lineRule="auto"/>
        <w:ind w:left="-1" w:hanging="10"/>
        <w:jc w:val="both"/>
        <w:rPr>
          <w:rFonts w:ascii="Arial" w:eastAsia="Times New Roman" w:hAnsi="Arial" w:cs="Arial"/>
          <w:b/>
          <w:sz w:val="24"/>
          <w:lang w:val="pt-BR"/>
        </w:rPr>
      </w:pPr>
    </w:p>
    <w:p w14:paraId="26C61822" w14:textId="77777777" w:rsidR="00914B34" w:rsidRPr="00C142AD" w:rsidRDefault="00914B34" w:rsidP="00C70CCC">
      <w:pPr>
        <w:spacing w:after="295" w:line="246" w:lineRule="auto"/>
        <w:ind w:left="-1" w:hanging="10"/>
        <w:jc w:val="both"/>
        <w:rPr>
          <w:rFonts w:ascii="Arial" w:eastAsia="Times New Roman" w:hAnsi="Arial" w:cs="Arial"/>
          <w:b/>
          <w:sz w:val="24"/>
          <w:lang w:val="pt-BR"/>
        </w:rPr>
      </w:pPr>
    </w:p>
    <w:p w14:paraId="02783A3D" w14:textId="07FBB6CD" w:rsidR="00C70CCC" w:rsidRDefault="00C70CCC" w:rsidP="00C70CCC">
      <w:pPr>
        <w:spacing w:after="295" w:line="246" w:lineRule="auto"/>
        <w:ind w:left="-1" w:hanging="10"/>
        <w:jc w:val="both"/>
        <w:rPr>
          <w:rFonts w:ascii="Arial" w:eastAsia="Times New Roman" w:hAnsi="Arial" w:cs="Arial"/>
          <w:b/>
          <w:sz w:val="24"/>
          <w:lang w:val="pt-BR"/>
        </w:rPr>
      </w:pPr>
      <w:r w:rsidRPr="00C142AD">
        <w:rPr>
          <w:rFonts w:ascii="Arial" w:eastAsia="Times New Roman" w:hAnsi="Arial" w:cs="Arial"/>
          <w:b/>
          <w:sz w:val="24"/>
          <w:lang w:val="pt-BR"/>
        </w:rPr>
        <w:lastRenderedPageBreak/>
        <w:t xml:space="preserve">Apêndice </w:t>
      </w:r>
      <w:r>
        <w:rPr>
          <w:rFonts w:ascii="Arial" w:eastAsia="Times New Roman" w:hAnsi="Arial" w:cs="Arial"/>
          <w:b/>
          <w:sz w:val="24"/>
          <w:lang w:val="pt-BR"/>
        </w:rPr>
        <w:t>5</w:t>
      </w:r>
      <w:r w:rsidRPr="00C142AD">
        <w:rPr>
          <w:rFonts w:ascii="Arial" w:eastAsia="Times New Roman" w:hAnsi="Arial" w:cs="Arial"/>
          <w:b/>
          <w:sz w:val="24"/>
          <w:lang w:val="pt-BR"/>
        </w:rPr>
        <w:t xml:space="preserve">: relatório mensal de </w:t>
      </w:r>
      <w:r w:rsidR="001C59EE">
        <w:rPr>
          <w:rFonts w:ascii="Arial" w:eastAsia="Times New Roman" w:hAnsi="Arial" w:cs="Arial"/>
          <w:b/>
          <w:sz w:val="24"/>
          <w:lang w:val="pt-BR"/>
        </w:rPr>
        <w:t>fevereiro</w:t>
      </w:r>
    </w:p>
    <w:p w14:paraId="319564B1" w14:textId="701A4B46" w:rsidR="00914B34" w:rsidRDefault="00914B34" w:rsidP="00C70CCC">
      <w:pPr>
        <w:spacing w:after="295" w:line="246" w:lineRule="auto"/>
        <w:ind w:left="-1" w:hanging="10"/>
        <w:jc w:val="both"/>
        <w:rPr>
          <w:rFonts w:ascii="Arial" w:eastAsia="Times New Roman" w:hAnsi="Arial" w:cs="Arial"/>
          <w:b/>
          <w:sz w:val="24"/>
          <w:lang w:val="pt-BR"/>
        </w:rPr>
      </w:pPr>
      <w:r w:rsidRPr="00914B34">
        <w:rPr>
          <w:rFonts w:ascii="Arial" w:eastAsia="Times New Roman" w:hAnsi="Arial" w:cs="Arial"/>
          <w:b/>
          <w:noProof/>
          <w:sz w:val="24"/>
          <w:lang w:eastAsia="pt-PT"/>
        </w:rPr>
        <w:drawing>
          <wp:inline distT="0" distB="0" distL="0" distR="0" wp14:anchorId="3BC6A4CE" wp14:editId="16954A1B">
            <wp:extent cx="5400040" cy="7600315"/>
            <wp:effectExtent l="0" t="0" r="0" b="635"/>
            <wp:docPr id="10438552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55247" name=""/>
                    <pic:cNvPicPr/>
                  </pic:nvPicPr>
                  <pic:blipFill>
                    <a:blip r:embed="rId14"/>
                    <a:stretch>
                      <a:fillRect/>
                    </a:stretch>
                  </pic:blipFill>
                  <pic:spPr>
                    <a:xfrm>
                      <a:off x="0" y="0"/>
                      <a:ext cx="5400040" cy="7600315"/>
                    </a:xfrm>
                    <a:prstGeom prst="rect">
                      <a:avLst/>
                    </a:prstGeom>
                  </pic:spPr>
                </pic:pic>
              </a:graphicData>
            </a:graphic>
          </wp:inline>
        </w:drawing>
      </w:r>
    </w:p>
    <w:p w14:paraId="2560BF05" w14:textId="77777777" w:rsidR="00914B34" w:rsidRDefault="00914B34" w:rsidP="00C70CCC">
      <w:pPr>
        <w:spacing w:after="295" w:line="246" w:lineRule="auto"/>
        <w:ind w:left="-1" w:hanging="10"/>
        <w:jc w:val="both"/>
        <w:rPr>
          <w:rFonts w:ascii="Arial" w:eastAsia="Times New Roman" w:hAnsi="Arial" w:cs="Arial"/>
          <w:b/>
          <w:sz w:val="24"/>
          <w:lang w:val="pt-BR"/>
        </w:rPr>
      </w:pPr>
    </w:p>
    <w:p w14:paraId="3816899D" w14:textId="77777777" w:rsidR="00914B34" w:rsidRPr="00C142AD" w:rsidRDefault="00914B34" w:rsidP="00C70CCC">
      <w:pPr>
        <w:spacing w:after="295" w:line="246" w:lineRule="auto"/>
        <w:ind w:left="-1" w:hanging="10"/>
        <w:jc w:val="both"/>
        <w:rPr>
          <w:rFonts w:ascii="Arial" w:eastAsia="Times New Roman" w:hAnsi="Arial" w:cs="Arial"/>
          <w:b/>
          <w:sz w:val="24"/>
          <w:lang w:val="pt-BR"/>
        </w:rPr>
      </w:pPr>
    </w:p>
    <w:p w14:paraId="10B20651" w14:textId="043CC0F0" w:rsidR="00C70CCC" w:rsidRPr="00C142AD" w:rsidRDefault="00C70CCC" w:rsidP="00C70CCC">
      <w:pPr>
        <w:spacing w:after="295" w:line="246" w:lineRule="auto"/>
        <w:ind w:left="-1" w:hanging="10"/>
        <w:jc w:val="both"/>
        <w:rPr>
          <w:rFonts w:ascii="Arial" w:eastAsia="Times New Roman" w:hAnsi="Arial" w:cs="Arial"/>
          <w:b/>
          <w:sz w:val="24"/>
          <w:lang w:val="pt-BR"/>
        </w:rPr>
      </w:pPr>
      <w:r w:rsidRPr="00C142AD">
        <w:rPr>
          <w:rFonts w:ascii="Arial" w:eastAsia="Times New Roman" w:hAnsi="Arial" w:cs="Arial"/>
          <w:b/>
          <w:sz w:val="24"/>
          <w:lang w:val="pt-BR"/>
        </w:rPr>
        <w:lastRenderedPageBreak/>
        <w:t xml:space="preserve">Apêndice </w:t>
      </w:r>
      <w:r>
        <w:rPr>
          <w:rFonts w:ascii="Arial" w:eastAsia="Times New Roman" w:hAnsi="Arial" w:cs="Arial"/>
          <w:b/>
          <w:sz w:val="24"/>
          <w:lang w:val="pt-BR"/>
        </w:rPr>
        <w:t>6</w:t>
      </w:r>
      <w:r w:rsidRPr="00C142AD">
        <w:rPr>
          <w:rFonts w:ascii="Arial" w:eastAsia="Times New Roman" w:hAnsi="Arial" w:cs="Arial"/>
          <w:b/>
          <w:sz w:val="24"/>
          <w:lang w:val="pt-BR"/>
        </w:rPr>
        <w:t xml:space="preserve">: relatório mensal de </w:t>
      </w:r>
      <w:r w:rsidR="001C59EE">
        <w:rPr>
          <w:rFonts w:ascii="Arial" w:eastAsia="Times New Roman" w:hAnsi="Arial" w:cs="Arial"/>
          <w:b/>
          <w:sz w:val="24"/>
          <w:lang w:val="pt-BR"/>
        </w:rPr>
        <w:t>março</w:t>
      </w:r>
    </w:p>
    <w:p w14:paraId="4D9A7D31" w14:textId="77777777" w:rsidR="00A2084F" w:rsidRDefault="002955E1">
      <w:pPr>
        <w:rPr>
          <w:rFonts w:ascii="Arial" w:eastAsia="Times New Roman" w:hAnsi="Arial" w:cs="Arial"/>
          <w:b/>
          <w:sz w:val="24"/>
        </w:rPr>
      </w:pPr>
      <w:r w:rsidRPr="002955E1">
        <w:rPr>
          <w:rFonts w:ascii="Arial" w:eastAsia="Times New Roman" w:hAnsi="Arial" w:cs="Arial"/>
          <w:b/>
          <w:noProof/>
          <w:sz w:val="24"/>
          <w:lang w:eastAsia="pt-PT"/>
        </w:rPr>
        <w:drawing>
          <wp:inline distT="0" distB="0" distL="0" distR="0" wp14:anchorId="3FA08D31" wp14:editId="143F0596">
            <wp:extent cx="5400040" cy="7720330"/>
            <wp:effectExtent l="0" t="0" r="0" b="0"/>
            <wp:docPr id="1761502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02284" name=""/>
                    <pic:cNvPicPr/>
                  </pic:nvPicPr>
                  <pic:blipFill>
                    <a:blip r:embed="rId15"/>
                    <a:stretch>
                      <a:fillRect/>
                    </a:stretch>
                  </pic:blipFill>
                  <pic:spPr>
                    <a:xfrm>
                      <a:off x="0" y="0"/>
                      <a:ext cx="5400040" cy="7720330"/>
                    </a:xfrm>
                    <a:prstGeom prst="rect">
                      <a:avLst/>
                    </a:prstGeom>
                  </pic:spPr>
                </pic:pic>
              </a:graphicData>
            </a:graphic>
          </wp:inline>
        </w:drawing>
      </w:r>
    </w:p>
    <w:p w14:paraId="312DED8D" w14:textId="77777777" w:rsidR="00A2084F" w:rsidRDefault="00A2084F">
      <w:pPr>
        <w:rPr>
          <w:rFonts w:ascii="Arial" w:eastAsia="Times New Roman" w:hAnsi="Arial" w:cs="Arial"/>
          <w:b/>
          <w:sz w:val="24"/>
        </w:rPr>
      </w:pPr>
    </w:p>
    <w:p w14:paraId="594CE002" w14:textId="77777777" w:rsidR="00A2084F" w:rsidRDefault="00A2084F">
      <w:pPr>
        <w:rPr>
          <w:rFonts w:ascii="Arial" w:eastAsia="Times New Roman" w:hAnsi="Arial" w:cs="Arial"/>
          <w:b/>
          <w:sz w:val="24"/>
        </w:rPr>
      </w:pPr>
    </w:p>
    <w:p w14:paraId="753AA343" w14:textId="71C8B71F" w:rsidR="00A2084F" w:rsidRDefault="00A2084F" w:rsidP="00A2084F">
      <w:pPr>
        <w:spacing w:after="295" w:line="246" w:lineRule="auto"/>
        <w:ind w:left="-1" w:hanging="10"/>
        <w:jc w:val="both"/>
        <w:rPr>
          <w:rFonts w:ascii="Arial" w:eastAsia="Times New Roman" w:hAnsi="Arial" w:cs="Arial"/>
          <w:b/>
          <w:sz w:val="24"/>
          <w:lang w:val="pt-BR"/>
        </w:rPr>
      </w:pPr>
      <w:r w:rsidRPr="00C142AD">
        <w:rPr>
          <w:rFonts w:ascii="Arial" w:eastAsia="Times New Roman" w:hAnsi="Arial" w:cs="Arial"/>
          <w:b/>
          <w:sz w:val="24"/>
          <w:lang w:val="pt-BR"/>
        </w:rPr>
        <w:lastRenderedPageBreak/>
        <w:t xml:space="preserve">Apêndice </w:t>
      </w:r>
      <w:r>
        <w:rPr>
          <w:rFonts w:ascii="Arial" w:eastAsia="Times New Roman" w:hAnsi="Arial" w:cs="Arial"/>
          <w:b/>
          <w:sz w:val="24"/>
          <w:lang w:val="pt-BR"/>
        </w:rPr>
        <w:t>6</w:t>
      </w:r>
      <w:r w:rsidRPr="00C142AD">
        <w:rPr>
          <w:rFonts w:ascii="Arial" w:eastAsia="Times New Roman" w:hAnsi="Arial" w:cs="Arial"/>
          <w:b/>
          <w:sz w:val="24"/>
          <w:lang w:val="pt-BR"/>
        </w:rPr>
        <w:t xml:space="preserve">: </w:t>
      </w:r>
      <w:r>
        <w:rPr>
          <w:rFonts w:ascii="Arial" w:eastAsia="Times New Roman" w:hAnsi="Arial" w:cs="Arial"/>
          <w:b/>
          <w:sz w:val="24"/>
          <w:lang w:val="pt-BR"/>
        </w:rPr>
        <w:t xml:space="preserve">Ficha </w:t>
      </w:r>
      <w:r w:rsidR="00DC1897">
        <w:rPr>
          <w:rFonts w:ascii="Arial" w:eastAsia="Times New Roman" w:hAnsi="Arial" w:cs="Arial"/>
          <w:b/>
          <w:sz w:val="24"/>
          <w:lang w:val="pt-BR"/>
        </w:rPr>
        <w:t>de Habilidade por desenvolver no relatório final de Curso</w:t>
      </w:r>
    </w:p>
    <w:p w14:paraId="2D16584D" w14:textId="74EBCEDB" w:rsidR="00DC1897" w:rsidRPr="00C142AD" w:rsidRDefault="00DC1897" w:rsidP="00A2084F">
      <w:pPr>
        <w:spacing w:after="295" w:line="246" w:lineRule="auto"/>
        <w:ind w:left="-1" w:hanging="10"/>
        <w:jc w:val="both"/>
        <w:rPr>
          <w:rFonts w:ascii="Arial" w:eastAsia="Times New Roman" w:hAnsi="Arial" w:cs="Arial"/>
          <w:b/>
          <w:sz w:val="24"/>
          <w:lang w:val="pt-BR"/>
        </w:rPr>
      </w:pPr>
      <w:r w:rsidRPr="00DC1897">
        <w:rPr>
          <w:rFonts w:ascii="Arial" w:eastAsia="Times New Roman" w:hAnsi="Arial" w:cs="Arial"/>
          <w:b/>
          <w:noProof/>
          <w:sz w:val="24"/>
          <w:lang w:eastAsia="pt-PT"/>
        </w:rPr>
        <w:drawing>
          <wp:inline distT="0" distB="0" distL="0" distR="0" wp14:anchorId="156B9794" wp14:editId="3B1BDC1C">
            <wp:extent cx="5400040" cy="1665605"/>
            <wp:effectExtent l="0" t="0" r="0" b="0"/>
            <wp:docPr id="1193400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00173" name=""/>
                    <pic:cNvPicPr/>
                  </pic:nvPicPr>
                  <pic:blipFill>
                    <a:blip r:embed="rId16"/>
                    <a:stretch>
                      <a:fillRect/>
                    </a:stretch>
                  </pic:blipFill>
                  <pic:spPr>
                    <a:xfrm>
                      <a:off x="0" y="0"/>
                      <a:ext cx="5400040" cy="1665605"/>
                    </a:xfrm>
                    <a:prstGeom prst="rect">
                      <a:avLst/>
                    </a:prstGeom>
                  </pic:spPr>
                </pic:pic>
              </a:graphicData>
            </a:graphic>
          </wp:inline>
        </w:drawing>
      </w:r>
    </w:p>
    <w:p w14:paraId="4D9FFB44" w14:textId="49FF1170" w:rsidR="005012A9" w:rsidRPr="00C142AD" w:rsidRDefault="005012A9">
      <w:pPr>
        <w:rPr>
          <w:rFonts w:ascii="Arial" w:eastAsia="Times New Roman" w:hAnsi="Arial" w:cs="Arial"/>
          <w:b/>
          <w:sz w:val="24"/>
        </w:rPr>
      </w:pPr>
      <w:r w:rsidRPr="00C142AD">
        <w:rPr>
          <w:rFonts w:ascii="Arial" w:eastAsia="Times New Roman" w:hAnsi="Arial" w:cs="Arial"/>
          <w:b/>
          <w:sz w:val="24"/>
        </w:rPr>
        <w:br w:type="page"/>
      </w:r>
    </w:p>
    <w:p w14:paraId="0D775040" w14:textId="77777777" w:rsidR="00663235" w:rsidRPr="00C142AD" w:rsidRDefault="00663235" w:rsidP="00663235">
      <w:pPr>
        <w:spacing w:after="295" w:line="246" w:lineRule="auto"/>
        <w:ind w:left="-1" w:hanging="10"/>
        <w:jc w:val="both"/>
        <w:rPr>
          <w:rFonts w:ascii="Arial" w:hAnsi="Arial" w:cs="Arial"/>
        </w:rPr>
      </w:pPr>
      <w:r w:rsidRPr="00C142AD">
        <w:rPr>
          <w:rFonts w:ascii="Arial" w:eastAsia="Times New Roman" w:hAnsi="Arial" w:cs="Arial"/>
          <w:b/>
          <w:sz w:val="24"/>
        </w:rPr>
        <w:lastRenderedPageBreak/>
        <w:t xml:space="preserve">ANEXOS </w:t>
      </w:r>
    </w:p>
    <w:p w14:paraId="354E53FC" w14:textId="77777777" w:rsidR="00663235" w:rsidRPr="00C142AD" w:rsidRDefault="00663235" w:rsidP="00C27972">
      <w:pPr>
        <w:rPr>
          <w:rFonts w:ascii="Arial" w:hAnsi="Arial" w:cs="Arial"/>
          <w:sz w:val="24"/>
          <w:szCs w:val="24"/>
          <w:lang w:val="pt-BR"/>
        </w:rPr>
      </w:pPr>
    </w:p>
    <w:sectPr w:rsidR="00663235" w:rsidRPr="00C142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D75F5"/>
    <w:multiLevelType w:val="hybridMultilevel"/>
    <w:tmpl w:val="F036D284"/>
    <w:lvl w:ilvl="0" w:tplc="0816000D">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nsid w:val="02FD5322"/>
    <w:multiLevelType w:val="hybridMultilevel"/>
    <w:tmpl w:val="F5985D7C"/>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nsid w:val="04211CD7"/>
    <w:multiLevelType w:val="hybridMultilevel"/>
    <w:tmpl w:val="5678CD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nsid w:val="0C8758A6"/>
    <w:multiLevelType w:val="hybridMultilevel"/>
    <w:tmpl w:val="232499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1E270F"/>
    <w:multiLevelType w:val="hybridMultilevel"/>
    <w:tmpl w:val="F6F837A0"/>
    <w:lvl w:ilvl="0" w:tplc="0C00000B">
      <w:start w:val="1"/>
      <w:numFmt w:val="bullet"/>
      <w:lvlText w:val=""/>
      <w:lvlJc w:val="left"/>
      <w:pPr>
        <w:ind w:left="787" w:hanging="360"/>
      </w:pPr>
      <w:rPr>
        <w:rFonts w:ascii="Wingdings" w:hAnsi="Wingdings" w:hint="default"/>
      </w:rPr>
    </w:lvl>
    <w:lvl w:ilvl="1" w:tplc="0C000003">
      <w:start w:val="1"/>
      <w:numFmt w:val="bullet"/>
      <w:lvlText w:val="o"/>
      <w:lvlJc w:val="left"/>
      <w:pPr>
        <w:ind w:left="1507" w:hanging="360"/>
      </w:pPr>
      <w:rPr>
        <w:rFonts w:ascii="Courier New" w:hAnsi="Courier New" w:cs="Courier New" w:hint="default"/>
      </w:rPr>
    </w:lvl>
    <w:lvl w:ilvl="2" w:tplc="0C000005" w:tentative="1">
      <w:start w:val="1"/>
      <w:numFmt w:val="bullet"/>
      <w:lvlText w:val=""/>
      <w:lvlJc w:val="left"/>
      <w:pPr>
        <w:ind w:left="2227" w:hanging="360"/>
      </w:pPr>
      <w:rPr>
        <w:rFonts w:ascii="Wingdings" w:hAnsi="Wingdings" w:hint="default"/>
      </w:rPr>
    </w:lvl>
    <w:lvl w:ilvl="3" w:tplc="0C000001" w:tentative="1">
      <w:start w:val="1"/>
      <w:numFmt w:val="bullet"/>
      <w:lvlText w:val=""/>
      <w:lvlJc w:val="left"/>
      <w:pPr>
        <w:ind w:left="2947" w:hanging="360"/>
      </w:pPr>
      <w:rPr>
        <w:rFonts w:ascii="Symbol" w:hAnsi="Symbol" w:hint="default"/>
      </w:rPr>
    </w:lvl>
    <w:lvl w:ilvl="4" w:tplc="0C000003" w:tentative="1">
      <w:start w:val="1"/>
      <w:numFmt w:val="bullet"/>
      <w:lvlText w:val="o"/>
      <w:lvlJc w:val="left"/>
      <w:pPr>
        <w:ind w:left="3667" w:hanging="360"/>
      </w:pPr>
      <w:rPr>
        <w:rFonts w:ascii="Courier New" w:hAnsi="Courier New" w:cs="Courier New" w:hint="default"/>
      </w:rPr>
    </w:lvl>
    <w:lvl w:ilvl="5" w:tplc="0C000005" w:tentative="1">
      <w:start w:val="1"/>
      <w:numFmt w:val="bullet"/>
      <w:lvlText w:val=""/>
      <w:lvlJc w:val="left"/>
      <w:pPr>
        <w:ind w:left="4387" w:hanging="360"/>
      </w:pPr>
      <w:rPr>
        <w:rFonts w:ascii="Wingdings" w:hAnsi="Wingdings" w:hint="default"/>
      </w:rPr>
    </w:lvl>
    <w:lvl w:ilvl="6" w:tplc="0C000001" w:tentative="1">
      <w:start w:val="1"/>
      <w:numFmt w:val="bullet"/>
      <w:lvlText w:val=""/>
      <w:lvlJc w:val="left"/>
      <w:pPr>
        <w:ind w:left="5107" w:hanging="360"/>
      </w:pPr>
      <w:rPr>
        <w:rFonts w:ascii="Symbol" w:hAnsi="Symbol" w:hint="default"/>
      </w:rPr>
    </w:lvl>
    <w:lvl w:ilvl="7" w:tplc="0C000003" w:tentative="1">
      <w:start w:val="1"/>
      <w:numFmt w:val="bullet"/>
      <w:lvlText w:val="o"/>
      <w:lvlJc w:val="left"/>
      <w:pPr>
        <w:ind w:left="5827" w:hanging="360"/>
      </w:pPr>
      <w:rPr>
        <w:rFonts w:ascii="Courier New" w:hAnsi="Courier New" w:cs="Courier New" w:hint="default"/>
      </w:rPr>
    </w:lvl>
    <w:lvl w:ilvl="8" w:tplc="0C000005" w:tentative="1">
      <w:start w:val="1"/>
      <w:numFmt w:val="bullet"/>
      <w:lvlText w:val=""/>
      <w:lvlJc w:val="left"/>
      <w:pPr>
        <w:ind w:left="6547" w:hanging="360"/>
      </w:pPr>
      <w:rPr>
        <w:rFonts w:ascii="Wingdings" w:hAnsi="Wingdings" w:hint="default"/>
      </w:rPr>
    </w:lvl>
  </w:abstractNum>
  <w:abstractNum w:abstractNumId="5">
    <w:nsid w:val="144A7CEB"/>
    <w:multiLevelType w:val="hybridMultilevel"/>
    <w:tmpl w:val="1040C62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4A7712A"/>
    <w:multiLevelType w:val="hybridMultilevel"/>
    <w:tmpl w:val="4F96C06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4D2765E"/>
    <w:multiLevelType w:val="hybridMultilevel"/>
    <w:tmpl w:val="707A596E"/>
    <w:lvl w:ilvl="0" w:tplc="0C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2669DB"/>
    <w:multiLevelType w:val="hybridMultilevel"/>
    <w:tmpl w:val="F6F837A0"/>
    <w:lvl w:ilvl="0" w:tplc="0C00000B">
      <w:start w:val="1"/>
      <w:numFmt w:val="bullet"/>
      <w:lvlText w:val=""/>
      <w:lvlJc w:val="left"/>
      <w:pPr>
        <w:ind w:left="787" w:hanging="360"/>
      </w:pPr>
      <w:rPr>
        <w:rFonts w:ascii="Wingdings" w:hAnsi="Wingdings" w:hint="default"/>
      </w:rPr>
    </w:lvl>
    <w:lvl w:ilvl="1" w:tplc="0C000003">
      <w:start w:val="1"/>
      <w:numFmt w:val="bullet"/>
      <w:lvlText w:val="o"/>
      <w:lvlJc w:val="left"/>
      <w:pPr>
        <w:ind w:left="1507" w:hanging="360"/>
      </w:pPr>
      <w:rPr>
        <w:rFonts w:ascii="Courier New" w:hAnsi="Courier New" w:cs="Courier New" w:hint="default"/>
      </w:rPr>
    </w:lvl>
    <w:lvl w:ilvl="2" w:tplc="0C000005" w:tentative="1">
      <w:start w:val="1"/>
      <w:numFmt w:val="bullet"/>
      <w:lvlText w:val=""/>
      <w:lvlJc w:val="left"/>
      <w:pPr>
        <w:ind w:left="2227" w:hanging="360"/>
      </w:pPr>
      <w:rPr>
        <w:rFonts w:ascii="Wingdings" w:hAnsi="Wingdings" w:hint="default"/>
      </w:rPr>
    </w:lvl>
    <w:lvl w:ilvl="3" w:tplc="0C000001" w:tentative="1">
      <w:start w:val="1"/>
      <w:numFmt w:val="bullet"/>
      <w:lvlText w:val=""/>
      <w:lvlJc w:val="left"/>
      <w:pPr>
        <w:ind w:left="2947" w:hanging="360"/>
      </w:pPr>
      <w:rPr>
        <w:rFonts w:ascii="Symbol" w:hAnsi="Symbol" w:hint="default"/>
      </w:rPr>
    </w:lvl>
    <w:lvl w:ilvl="4" w:tplc="0C000003" w:tentative="1">
      <w:start w:val="1"/>
      <w:numFmt w:val="bullet"/>
      <w:lvlText w:val="o"/>
      <w:lvlJc w:val="left"/>
      <w:pPr>
        <w:ind w:left="3667" w:hanging="360"/>
      </w:pPr>
      <w:rPr>
        <w:rFonts w:ascii="Courier New" w:hAnsi="Courier New" w:cs="Courier New" w:hint="default"/>
      </w:rPr>
    </w:lvl>
    <w:lvl w:ilvl="5" w:tplc="0C000005" w:tentative="1">
      <w:start w:val="1"/>
      <w:numFmt w:val="bullet"/>
      <w:lvlText w:val=""/>
      <w:lvlJc w:val="left"/>
      <w:pPr>
        <w:ind w:left="4387" w:hanging="360"/>
      </w:pPr>
      <w:rPr>
        <w:rFonts w:ascii="Wingdings" w:hAnsi="Wingdings" w:hint="default"/>
      </w:rPr>
    </w:lvl>
    <w:lvl w:ilvl="6" w:tplc="0C000001" w:tentative="1">
      <w:start w:val="1"/>
      <w:numFmt w:val="bullet"/>
      <w:lvlText w:val=""/>
      <w:lvlJc w:val="left"/>
      <w:pPr>
        <w:ind w:left="5107" w:hanging="360"/>
      </w:pPr>
      <w:rPr>
        <w:rFonts w:ascii="Symbol" w:hAnsi="Symbol" w:hint="default"/>
      </w:rPr>
    </w:lvl>
    <w:lvl w:ilvl="7" w:tplc="0C000003" w:tentative="1">
      <w:start w:val="1"/>
      <w:numFmt w:val="bullet"/>
      <w:lvlText w:val="o"/>
      <w:lvlJc w:val="left"/>
      <w:pPr>
        <w:ind w:left="5827" w:hanging="360"/>
      </w:pPr>
      <w:rPr>
        <w:rFonts w:ascii="Courier New" w:hAnsi="Courier New" w:cs="Courier New" w:hint="default"/>
      </w:rPr>
    </w:lvl>
    <w:lvl w:ilvl="8" w:tplc="0C000005" w:tentative="1">
      <w:start w:val="1"/>
      <w:numFmt w:val="bullet"/>
      <w:lvlText w:val=""/>
      <w:lvlJc w:val="left"/>
      <w:pPr>
        <w:ind w:left="6547" w:hanging="360"/>
      </w:pPr>
      <w:rPr>
        <w:rFonts w:ascii="Wingdings" w:hAnsi="Wingdings" w:hint="default"/>
      </w:rPr>
    </w:lvl>
  </w:abstractNum>
  <w:abstractNum w:abstractNumId="9">
    <w:nsid w:val="1ADC1784"/>
    <w:multiLevelType w:val="hybridMultilevel"/>
    <w:tmpl w:val="A31E2A02"/>
    <w:lvl w:ilvl="0" w:tplc="08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nsid w:val="1EDF067D"/>
    <w:multiLevelType w:val="hybridMultilevel"/>
    <w:tmpl w:val="42F4ECC6"/>
    <w:lvl w:ilvl="0" w:tplc="0C000001">
      <w:start w:val="1"/>
      <w:numFmt w:val="bullet"/>
      <w:lvlText w:val=""/>
      <w:lvlJc w:val="left"/>
      <w:pPr>
        <w:ind w:left="709" w:hanging="360"/>
      </w:pPr>
      <w:rPr>
        <w:rFonts w:ascii="Symbol" w:hAnsi="Symbol" w:hint="default"/>
      </w:rPr>
    </w:lvl>
    <w:lvl w:ilvl="1" w:tplc="0C000003" w:tentative="1">
      <w:start w:val="1"/>
      <w:numFmt w:val="bullet"/>
      <w:lvlText w:val="o"/>
      <w:lvlJc w:val="left"/>
      <w:pPr>
        <w:ind w:left="1429" w:hanging="360"/>
      </w:pPr>
      <w:rPr>
        <w:rFonts w:ascii="Courier New" w:hAnsi="Courier New" w:cs="Courier New" w:hint="default"/>
      </w:rPr>
    </w:lvl>
    <w:lvl w:ilvl="2" w:tplc="0C000005" w:tentative="1">
      <w:start w:val="1"/>
      <w:numFmt w:val="bullet"/>
      <w:lvlText w:val=""/>
      <w:lvlJc w:val="left"/>
      <w:pPr>
        <w:ind w:left="2149" w:hanging="360"/>
      </w:pPr>
      <w:rPr>
        <w:rFonts w:ascii="Wingdings" w:hAnsi="Wingdings" w:hint="default"/>
      </w:rPr>
    </w:lvl>
    <w:lvl w:ilvl="3" w:tplc="0C000001" w:tentative="1">
      <w:start w:val="1"/>
      <w:numFmt w:val="bullet"/>
      <w:lvlText w:val=""/>
      <w:lvlJc w:val="left"/>
      <w:pPr>
        <w:ind w:left="2869" w:hanging="360"/>
      </w:pPr>
      <w:rPr>
        <w:rFonts w:ascii="Symbol" w:hAnsi="Symbol" w:hint="default"/>
      </w:rPr>
    </w:lvl>
    <w:lvl w:ilvl="4" w:tplc="0C000003" w:tentative="1">
      <w:start w:val="1"/>
      <w:numFmt w:val="bullet"/>
      <w:lvlText w:val="o"/>
      <w:lvlJc w:val="left"/>
      <w:pPr>
        <w:ind w:left="3589" w:hanging="360"/>
      </w:pPr>
      <w:rPr>
        <w:rFonts w:ascii="Courier New" w:hAnsi="Courier New" w:cs="Courier New" w:hint="default"/>
      </w:rPr>
    </w:lvl>
    <w:lvl w:ilvl="5" w:tplc="0C000005" w:tentative="1">
      <w:start w:val="1"/>
      <w:numFmt w:val="bullet"/>
      <w:lvlText w:val=""/>
      <w:lvlJc w:val="left"/>
      <w:pPr>
        <w:ind w:left="4309" w:hanging="360"/>
      </w:pPr>
      <w:rPr>
        <w:rFonts w:ascii="Wingdings" w:hAnsi="Wingdings" w:hint="default"/>
      </w:rPr>
    </w:lvl>
    <w:lvl w:ilvl="6" w:tplc="0C000001" w:tentative="1">
      <w:start w:val="1"/>
      <w:numFmt w:val="bullet"/>
      <w:lvlText w:val=""/>
      <w:lvlJc w:val="left"/>
      <w:pPr>
        <w:ind w:left="5029" w:hanging="360"/>
      </w:pPr>
      <w:rPr>
        <w:rFonts w:ascii="Symbol" w:hAnsi="Symbol" w:hint="default"/>
      </w:rPr>
    </w:lvl>
    <w:lvl w:ilvl="7" w:tplc="0C000003" w:tentative="1">
      <w:start w:val="1"/>
      <w:numFmt w:val="bullet"/>
      <w:lvlText w:val="o"/>
      <w:lvlJc w:val="left"/>
      <w:pPr>
        <w:ind w:left="5749" w:hanging="360"/>
      </w:pPr>
      <w:rPr>
        <w:rFonts w:ascii="Courier New" w:hAnsi="Courier New" w:cs="Courier New" w:hint="default"/>
      </w:rPr>
    </w:lvl>
    <w:lvl w:ilvl="8" w:tplc="0C000005" w:tentative="1">
      <w:start w:val="1"/>
      <w:numFmt w:val="bullet"/>
      <w:lvlText w:val=""/>
      <w:lvlJc w:val="left"/>
      <w:pPr>
        <w:ind w:left="6469" w:hanging="360"/>
      </w:pPr>
      <w:rPr>
        <w:rFonts w:ascii="Wingdings" w:hAnsi="Wingdings" w:hint="default"/>
      </w:rPr>
    </w:lvl>
  </w:abstractNum>
  <w:abstractNum w:abstractNumId="11">
    <w:nsid w:val="26996644"/>
    <w:multiLevelType w:val="hybridMultilevel"/>
    <w:tmpl w:val="392A90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A3A3EEF"/>
    <w:multiLevelType w:val="hybridMultilevel"/>
    <w:tmpl w:val="2D2687CE"/>
    <w:lvl w:ilvl="0" w:tplc="08160001">
      <w:start w:val="1"/>
      <w:numFmt w:val="bullet"/>
      <w:lvlText w:val=""/>
      <w:lvlJc w:val="left"/>
      <w:pPr>
        <w:ind w:left="855" w:hanging="360"/>
      </w:pPr>
      <w:rPr>
        <w:rFonts w:ascii="Symbol" w:hAnsi="Symbol" w:hint="default"/>
      </w:rPr>
    </w:lvl>
    <w:lvl w:ilvl="1" w:tplc="08160003" w:tentative="1">
      <w:start w:val="1"/>
      <w:numFmt w:val="bullet"/>
      <w:lvlText w:val="o"/>
      <w:lvlJc w:val="left"/>
      <w:pPr>
        <w:ind w:left="1575" w:hanging="360"/>
      </w:pPr>
      <w:rPr>
        <w:rFonts w:ascii="Courier New" w:hAnsi="Courier New" w:cs="Courier New" w:hint="default"/>
      </w:rPr>
    </w:lvl>
    <w:lvl w:ilvl="2" w:tplc="08160005" w:tentative="1">
      <w:start w:val="1"/>
      <w:numFmt w:val="bullet"/>
      <w:lvlText w:val=""/>
      <w:lvlJc w:val="left"/>
      <w:pPr>
        <w:ind w:left="2295" w:hanging="360"/>
      </w:pPr>
      <w:rPr>
        <w:rFonts w:ascii="Wingdings" w:hAnsi="Wingdings" w:hint="default"/>
      </w:rPr>
    </w:lvl>
    <w:lvl w:ilvl="3" w:tplc="08160001" w:tentative="1">
      <w:start w:val="1"/>
      <w:numFmt w:val="bullet"/>
      <w:lvlText w:val=""/>
      <w:lvlJc w:val="left"/>
      <w:pPr>
        <w:ind w:left="3015" w:hanging="360"/>
      </w:pPr>
      <w:rPr>
        <w:rFonts w:ascii="Symbol" w:hAnsi="Symbol" w:hint="default"/>
      </w:rPr>
    </w:lvl>
    <w:lvl w:ilvl="4" w:tplc="08160003" w:tentative="1">
      <w:start w:val="1"/>
      <w:numFmt w:val="bullet"/>
      <w:lvlText w:val="o"/>
      <w:lvlJc w:val="left"/>
      <w:pPr>
        <w:ind w:left="3735" w:hanging="360"/>
      </w:pPr>
      <w:rPr>
        <w:rFonts w:ascii="Courier New" w:hAnsi="Courier New" w:cs="Courier New" w:hint="default"/>
      </w:rPr>
    </w:lvl>
    <w:lvl w:ilvl="5" w:tplc="08160005" w:tentative="1">
      <w:start w:val="1"/>
      <w:numFmt w:val="bullet"/>
      <w:lvlText w:val=""/>
      <w:lvlJc w:val="left"/>
      <w:pPr>
        <w:ind w:left="4455" w:hanging="360"/>
      </w:pPr>
      <w:rPr>
        <w:rFonts w:ascii="Wingdings" w:hAnsi="Wingdings" w:hint="default"/>
      </w:rPr>
    </w:lvl>
    <w:lvl w:ilvl="6" w:tplc="08160001" w:tentative="1">
      <w:start w:val="1"/>
      <w:numFmt w:val="bullet"/>
      <w:lvlText w:val=""/>
      <w:lvlJc w:val="left"/>
      <w:pPr>
        <w:ind w:left="5175" w:hanging="360"/>
      </w:pPr>
      <w:rPr>
        <w:rFonts w:ascii="Symbol" w:hAnsi="Symbol" w:hint="default"/>
      </w:rPr>
    </w:lvl>
    <w:lvl w:ilvl="7" w:tplc="08160003" w:tentative="1">
      <w:start w:val="1"/>
      <w:numFmt w:val="bullet"/>
      <w:lvlText w:val="o"/>
      <w:lvlJc w:val="left"/>
      <w:pPr>
        <w:ind w:left="5895" w:hanging="360"/>
      </w:pPr>
      <w:rPr>
        <w:rFonts w:ascii="Courier New" w:hAnsi="Courier New" w:cs="Courier New" w:hint="default"/>
      </w:rPr>
    </w:lvl>
    <w:lvl w:ilvl="8" w:tplc="08160005" w:tentative="1">
      <w:start w:val="1"/>
      <w:numFmt w:val="bullet"/>
      <w:lvlText w:val=""/>
      <w:lvlJc w:val="left"/>
      <w:pPr>
        <w:ind w:left="6615" w:hanging="360"/>
      </w:pPr>
      <w:rPr>
        <w:rFonts w:ascii="Wingdings" w:hAnsi="Wingdings" w:hint="default"/>
      </w:rPr>
    </w:lvl>
  </w:abstractNum>
  <w:abstractNum w:abstractNumId="13">
    <w:nsid w:val="33854125"/>
    <w:multiLevelType w:val="hybridMultilevel"/>
    <w:tmpl w:val="8BEC42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nsid w:val="360401D3"/>
    <w:multiLevelType w:val="hybridMultilevel"/>
    <w:tmpl w:val="5582DF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nsid w:val="386E058B"/>
    <w:multiLevelType w:val="hybridMultilevel"/>
    <w:tmpl w:val="C90200F8"/>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nsid w:val="38DD3FF1"/>
    <w:multiLevelType w:val="hybridMultilevel"/>
    <w:tmpl w:val="8410E8C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99C5FC1"/>
    <w:multiLevelType w:val="hybridMultilevel"/>
    <w:tmpl w:val="943EB7D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nsid w:val="39F11496"/>
    <w:multiLevelType w:val="hybridMultilevel"/>
    <w:tmpl w:val="E9A634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nsid w:val="409F4D08"/>
    <w:multiLevelType w:val="hybridMultilevel"/>
    <w:tmpl w:val="E74AAF14"/>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nsid w:val="478D3D34"/>
    <w:multiLevelType w:val="hybridMultilevel"/>
    <w:tmpl w:val="6D668050"/>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nsid w:val="4BF24A96"/>
    <w:multiLevelType w:val="hybridMultilevel"/>
    <w:tmpl w:val="CF407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nsid w:val="4EF56505"/>
    <w:multiLevelType w:val="hybridMultilevel"/>
    <w:tmpl w:val="F1003A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nsid w:val="5099485C"/>
    <w:multiLevelType w:val="hybridMultilevel"/>
    <w:tmpl w:val="50F65E4E"/>
    <w:lvl w:ilvl="0" w:tplc="0C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EC1B10"/>
    <w:multiLevelType w:val="multilevel"/>
    <w:tmpl w:val="C50E26FE"/>
    <w:lvl w:ilvl="0">
      <w:start w:val="1"/>
      <w:numFmt w:val="decimal"/>
      <w:lvlText w:val="%1"/>
      <w:lvlJc w:val="left"/>
      <w:pPr>
        <w:ind w:left="360"/>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1">
      <w:start w:val="1"/>
      <w:numFmt w:val="decimal"/>
      <w:lvlRestart w:val="0"/>
      <w:lvlText w:val="%1.%2."/>
      <w:lvlJc w:val="left"/>
      <w:pPr>
        <w:ind w:left="78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2">
      <w:start w:val="1"/>
      <w:numFmt w:val="lowerRoman"/>
      <w:lvlText w:val="%3"/>
      <w:lvlJc w:val="left"/>
      <w:pPr>
        <w:ind w:left="132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3">
      <w:start w:val="1"/>
      <w:numFmt w:val="decimal"/>
      <w:lvlText w:val="%4"/>
      <w:lvlJc w:val="left"/>
      <w:pPr>
        <w:ind w:left="204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4">
      <w:start w:val="1"/>
      <w:numFmt w:val="lowerLetter"/>
      <w:lvlText w:val="%5"/>
      <w:lvlJc w:val="left"/>
      <w:pPr>
        <w:ind w:left="276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5">
      <w:start w:val="1"/>
      <w:numFmt w:val="lowerRoman"/>
      <w:lvlText w:val="%6"/>
      <w:lvlJc w:val="left"/>
      <w:pPr>
        <w:ind w:left="348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6">
      <w:start w:val="1"/>
      <w:numFmt w:val="decimal"/>
      <w:lvlText w:val="%7"/>
      <w:lvlJc w:val="left"/>
      <w:pPr>
        <w:ind w:left="420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7">
      <w:start w:val="1"/>
      <w:numFmt w:val="lowerLetter"/>
      <w:lvlText w:val="%8"/>
      <w:lvlJc w:val="left"/>
      <w:pPr>
        <w:ind w:left="4926"/>
      </w:pPr>
      <w:rPr>
        <w:rFonts w:ascii="Arial" w:eastAsia="Arial" w:hAnsi="Arial" w:cs="Arial"/>
        <w:b/>
        <w:i w:val="0"/>
        <w:strike w:val="0"/>
        <w:dstrike w:val="0"/>
        <w:color w:val="000000"/>
        <w:sz w:val="28"/>
        <w:u w:val="none" w:color="000000"/>
        <w:bdr w:val="none" w:sz="0" w:space="0" w:color="auto"/>
        <w:shd w:val="clear" w:color="auto" w:fill="auto"/>
        <w:vertAlign w:val="baseline"/>
      </w:rPr>
    </w:lvl>
    <w:lvl w:ilvl="8">
      <w:start w:val="1"/>
      <w:numFmt w:val="lowerRoman"/>
      <w:lvlText w:val="%9"/>
      <w:lvlJc w:val="left"/>
      <w:pPr>
        <w:ind w:left="5646"/>
      </w:pPr>
      <w:rPr>
        <w:rFonts w:ascii="Arial" w:eastAsia="Arial" w:hAnsi="Arial" w:cs="Arial"/>
        <w:b/>
        <w:i w:val="0"/>
        <w:strike w:val="0"/>
        <w:dstrike w:val="0"/>
        <w:color w:val="000000"/>
        <w:sz w:val="28"/>
        <w:u w:val="none" w:color="000000"/>
        <w:bdr w:val="none" w:sz="0" w:space="0" w:color="auto"/>
        <w:shd w:val="clear" w:color="auto" w:fill="auto"/>
        <w:vertAlign w:val="baseline"/>
      </w:rPr>
    </w:lvl>
  </w:abstractNum>
  <w:abstractNum w:abstractNumId="25">
    <w:nsid w:val="521E0AE6"/>
    <w:multiLevelType w:val="hybridMultilevel"/>
    <w:tmpl w:val="8E12B8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nsid w:val="56B53572"/>
    <w:multiLevelType w:val="hybridMultilevel"/>
    <w:tmpl w:val="487E8AD0"/>
    <w:lvl w:ilvl="0" w:tplc="B2AE6AD6">
      <w:start w:val="1"/>
      <w:numFmt w:val="bullet"/>
      <w:lvlText w:val="•"/>
      <w:lvlJc w:val="left"/>
      <w:pPr>
        <w:ind w:left="3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2A72D56C">
      <w:start w:val="1"/>
      <w:numFmt w:val="bullet"/>
      <w:lvlRestart w:val="0"/>
      <w:lvlText w:val=""/>
      <w:lvlJc w:val="left"/>
      <w:pPr>
        <w:ind w:left="34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17C01CC">
      <w:start w:val="1"/>
      <w:numFmt w:val="bullet"/>
      <w:lvlText w:val="▪"/>
      <w:lvlJc w:val="left"/>
      <w:pPr>
        <w:ind w:left="142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7234A566">
      <w:start w:val="1"/>
      <w:numFmt w:val="bullet"/>
      <w:lvlText w:val="•"/>
      <w:lvlJc w:val="left"/>
      <w:pPr>
        <w:ind w:left="214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F48B7B8">
      <w:start w:val="1"/>
      <w:numFmt w:val="bullet"/>
      <w:lvlText w:val="o"/>
      <w:lvlJc w:val="left"/>
      <w:pPr>
        <w:ind w:left="286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9D3EE7DC">
      <w:start w:val="1"/>
      <w:numFmt w:val="bullet"/>
      <w:lvlText w:val="▪"/>
      <w:lvlJc w:val="left"/>
      <w:pPr>
        <w:ind w:left="358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1DA0532">
      <w:start w:val="1"/>
      <w:numFmt w:val="bullet"/>
      <w:lvlText w:val="•"/>
      <w:lvlJc w:val="left"/>
      <w:pPr>
        <w:ind w:left="430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11E7194">
      <w:start w:val="1"/>
      <w:numFmt w:val="bullet"/>
      <w:lvlText w:val="o"/>
      <w:lvlJc w:val="left"/>
      <w:pPr>
        <w:ind w:left="502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4B4E242">
      <w:start w:val="1"/>
      <w:numFmt w:val="bullet"/>
      <w:lvlText w:val="▪"/>
      <w:lvlJc w:val="left"/>
      <w:pPr>
        <w:ind w:left="574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27">
    <w:nsid w:val="63C25E74"/>
    <w:multiLevelType w:val="hybridMultilevel"/>
    <w:tmpl w:val="9EFEFF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nsid w:val="65106535"/>
    <w:multiLevelType w:val="hybridMultilevel"/>
    <w:tmpl w:val="F44E1B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3937E5"/>
    <w:multiLevelType w:val="hybridMultilevel"/>
    <w:tmpl w:val="F4167D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67EA38DA"/>
    <w:multiLevelType w:val="hybridMultilevel"/>
    <w:tmpl w:val="9FCA982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681716D2"/>
    <w:multiLevelType w:val="hybridMultilevel"/>
    <w:tmpl w:val="4316085E"/>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32">
    <w:nsid w:val="681C52CF"/>
    <w:multiLevelType w:val="hybridMultilevel"/>
    <w:tmpl w:val="1C763D38"/>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nsid w:val="68D92D27"/>
    <w:multiLevelType w:val="hybridMultilevel"/>
    <w:tmpl w:val="E90AD5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694546D7"/>
    <w:multiLevelType w:val="hybridMultilevel"/>
    <w:tmpl w:val="CEE269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69EA02EC"/>
    <w:multiLevelType w:val="hybridMultilevel"/>
    <w:tmpl w:val="99888B88"/>
    <w:lvl w:ilvl="0" w:tplc="08160001">
      <w:start w:val="1"/>
      <w:numFmt w:val="bullet"/>
      <w:lvlText w:val=""/>
      <w:lvlJc w:val="left"/>
      <w:pPr>
        <w:ind w:left="780" w:hanging="360"/>
      </w:pPr>
      <w:rPr>
        <w:rFonts w:ascii="Symbol" w:hAnsi="Symbol" w:hint="default"/>
      </w:rPr>
    </w:lvl>
    <w:lvl w:ilvl="1" w:tplc="08160003" w:tentative="1">
      <w:start w:val="1"/>
      <w:numFmt w:val="bullet"/>
      <w:lvlText w:val="o"/>
      <w:lvlJc w:val="left"/>
      <w:pPr>
        <w:ind w:left="1500" w:hanging="360"/>
      </w:pPr>
      <w:rPr>
        <w:rFonts w:ascii="Courier New" w:hAnsi="Courier New" w:cs="Courier New" w:hint="default"/>
      </w:rPr>
    </w:lvl>
    <w:lvl w:ilvl="2" w:tplc="08160005" w:tentative="1">
      <w:start w:val="1"/>
      <w:numFmt w:val="bullet"/>
      <w:lvlText w:val=""/>
      <w:lvlJc w:val="left"/>
      <w:pPr>
        <w:ind w:left="2220" w:hanging="360"/>
      </w:pPr>
      <w:rPr>
        <w:rFonts w:ascii="Wingdings" w:hAnsi="Wingdings" w:hint="default"/>
      </w:rPr>
    </w:lvl>
    <w:lvl w:ilvl="3" w:tplc="08160001" w:tentative="1">
      <w:start w:val="1"/>
      <w:numFmt w:val="bullet"/>
      <w:lvlText w:val=""/>
      <w:lvlJc w:val="left"/>
      <w:pPr>
        <w:ind w:left="2940" w:hanging="360"/>
      </w:pPr>
      <w:rPr>
        <w:rFonts w:ascii="Symbol" w:hAnsi="Symbol" w:hint="default"/>
      </w:rPr>
    </w:lvl>
    <w:lvl w:ilvl="4" w:tplc="08160003" w:tentative="1">
      <w:start w:val="1"/>
      <w:numFmt w:val="bullet"/>
      <w:lvlText w:val="o"/>
      <w:lvlJc w:val="left"/>
      <w:pPr>
        <w:ind w:left="3660" w:hanging="360"/>
      </w:pPr>
      <w:rPr>
        <w:rFonts w:ascii="Courier New" w:hAnsi="Courier New" w:cs="Courier New" w:hint="default"/>
      </w:rPr>
    </w:lvl>
    <w:lvl w:ilvl="5" w:tplc="08160005" w:tentative="1">
      <w:start w:val="1"/>
      <w:numFmt w:val="bullet"/>
      <w:lvlText w:val=""/>
      <w:lvlJc w:val="left"/>
      <w:pPr>
        <w:ind w:left="4380" w:hanging="360"/>
      </w:pPr>
      <w:rPr>
        <w:rFonts w:ascii="Wingdings" w:hAnsi="Wingdings" w:hint="default"/>
      </w:rPr>
    </w:lvl>
    <w:lvl w:ilvl="6" w:tplc="08160001" w:tentative="1">
      <w:start w:val="1"/>
      <w:numFmt w:val="bullet"/>
      <w:lvlText w:val=""/>
      <w:lvlJc w:val="left"/>
      <w:pPr>
        <w:ind w:left="5100" w:hanging="360"/>
      </w:pPr>
      <w:rPr>
        <w:rFonts w:ascii="Symbol" w:hAnsi="Symbol" w:hint="default"/>
      </w:rPr>
    </w:lvl>
    <w:lvl w:ilvl="7" w:tplc="08160003" w:tentative="1">
      <w:start w:val="1"/>
      <w:numFmt w:val="bullet"/>
      <w:lvlText w:val="o"/>
      <w:lvlJc w:val="left"/>
      <w:pPr>
        <w:ind w:left="5820" w:hanging="360"/>
      </w:pPr>
      <w:rPr>
        <w:rFonts w:ascii="Courier New" w:hAnsi="Courier New" w:cs="Courier New" w:hint="default"/>
      </w:rPr>
    </w:lvl>
    <w:lvl w:ilvl="8" w:tplc="08160005" w:tentative="1">
      <w:start w:val="1"/>
      <w:numFmt w:val="bullet"/>
      <w:lvlText w:val=""/>
      <w:lvlJc w:val="left"/>
      <w:pPr>
        <w:ind w:left="6540" w:hanging="360"/>
      </w:pPr>
      <w:rPr>
        <w:rFonts w:ascii="Wingdings" w:hAnsi="Wingdings" w:hint="default"/>
      </w:rPr>
    </w:lvl>
  </w:abstractNum>
  <w:abstractNum w:abstractNumId="36">
    <w:nsid w:val="6A701C6C"/>
    <w:multiLevelType w:val="hybridMultilevel"/>
    <w:tmpl w:val="37505274"/>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nsid w:val="70CC111E"/>
    <w:multiLevelType w:val="hybridMultilevel"/>
    <w:tmpl w:val="A336DE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70CD333D"/>
    <w:multiLevelType w:val="hybridMultilevel"/>
    <w:tmpl w:val="33F0E0FA"/>
    <w:lvl w:ilvl="0" w:tplc="08160001">
      <w:start w:val="1"/>
      <w:numFmt w:val="bullet"/>
      <w:lvlText w:val=""/>
      <w:lvlJc w:val="left"/>
      <w:pPr>
        <w:ind w:left="720" w:hanging="360"/>
      </w:pPr>
      <w:rPr>
        <w:rFonts w:ascii="Symbol" w:hAnsi="Symbol" w:hint="default"/>
      </w:rPr>
    </w:lvl>
    <w:lvl w:ilvl="1" w:tplc="821CF18C">
      <w:numFmt w:val="bullet"/>
      <w:lvlText w:val="•"/>
      <w:lvlJc w:val="left"/>
      <w:pPr>
        <w:ind w:left="1440" w:hanging="360"/>
      </w:pPr>
      <w:rPr>
        <w:rFonts w:ascii="Arial" w:eastAsiaTheme="minorHAnsi" w:hAnsi="Arial" w:cs="Arial"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nsid w:val="723F18FC"/>
    <w:multiLevelType w:val="hybridMultilevel"/>
    <w:tmpl w:val="60DEB674"/>
    <w:lvl w:ilvl="0" w:tplc="08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nsid w:val="72656DB2"/>
    <w:multiLevelType w:val="hybridMultilevel"/>
    <w:tmpl w:val="3DA674B2"/>
    <w:lvl w:ilvl="0" w:tplc="0C000001">
      <w:start w:val="1"/>
      <w:numFmt w:val="bullet"/>
      <w:lvlText w:val=""/>
      <w:lvlJc w:val="left"/>
      <w:pPr>
        <w:ind w:left="783" w:hanging="360"/>
      </w:pPr>
      <w:rPr>
        <w:rFonts w:ascii="Symbol" w:hAnsi="Symbol" w:hint="default"/>
      </w:rPr>
    </w:lvl>
    <w:lvl w:ilvl="1" w:tplc="0C000003" w:tentative="1">
      <w:start w:val="1"/>
      <w:numFmt w:val="bullet"/>
      <w:lvlText w:val="o"/>
      <w:lvlJc w:val="left"/>
      <w:pPr>
        <w:ind w:left="1503" w:hanging="360"/>
      </w:pPr>
      <w:rPr>
        <w:rFonts w:ascii="Courier New" w:hAnsi="Courier New" w:cs="Courier New" w:hint="default"/>
      </w:rPr>
    </w:lvl>
    <w:lvl w:ilvl="2" w:tplc="0C000005" w:tentative="1">
      <w:start w:val="1"/>
      <w:numFmt w:val="bullet"/>
      <w:lvlText w:val=""/>
      <w:lvlJc w:val="left"/>
      <w:pPr>
        <w:ind w:left="2223" w:hanging="360"/>
      </w:pPr>
      <w:rPr>
        <w:rFonts w:ascii="Wingdings" w:hAnsi="Wingdings" w:hint="default"/>
      </w:rPr>
    </w:lvl>
    <w:lvl w:ilvl="3" w:tplc="0C000001" w:tentative="1">
      <w:start w:val="1"/>
      <w:numFmt w:val="bullet"/>
      <w:lvlText w:val=""/>
      <w:lvlJc w:val="left"/>
      <w:pPr>
        <w:ind w:left="2943" w:hanging="360"/>
      </w:pPr>
      <w:rPr>
        <w:rFonts w:ascii="Symbol" w:hAnsi="Symbol" w:hint="default"/>
      </w:rPr>
    </w:lvl>
    <w:lvl w:ilvl="4" w:tplc="0C000003" w:tentative="1">
      <w:start w:val="1"/>
      <w:numFmt w:val="bullet"/>
      <w:lvlText w:val="o"/>
      <w:lvlJc w:val="left"/>
      <w:pPr>
        <w:ind w:left="3663" w:hanging="360"/>
      </w:pPr>
      <w:rPr>
        <w:rFonts w:ascii="Courier New" w:hAnsi="Courier New" w:cs="Courier New" w:hint="default"/>
      </w:rPr>
    </w:lvl>
    <w:lvl w:ilvl="5" w:tplc="0C000005" w:tentative="1">
      <w:start w:val="1"/>
      <w:numFmt w:val="bullet"/>
      <w:lvlText w:val=""/>
      <w:lvlJc w:val="left"/>
      <w:pPr>
        <w:ind w:left="4383" w:hanging="360"/>
      </w:pPr>
      <w:rPr>
        <w:rFonts w:ascii="Wingdings" w:hAnsi="Wingdings" w:hint="default"/>
      </w:rPr>
    </w:lvl>
    <w:lvl w:ilvl="6" w:tplc="0C000001" w:tentative="1">
      <w:start w:val="1"/>
      <w:numFmt w:val="bullet"/>
      <w:lvlText w:val=""/>
      <w:lvlJc w:val="left"/>
      <w:pPr>
        <w:ind w:left="5103" w:hanging="360"/>
      </w:pPr>
      <w:rPr>
        <w:rFonts w:ascii="Symbol" w:hAnsi="Symbol" w:hint="default"/>
      </w:rPr>
    </w:lvl>
    <w:lvl w:ilvl="7" w:tplc="0C000003" w:tentative="1">
      <w:start w:val="1"/>
      <w:numFmt w:val="bullet"/>
      <w:lvlText w:val="o"/>
      <w:lvlJc w:val="left"/>
      <w:pPr>
        <w:ind w:left="5823" w:hanging="360"/>
      </w:pPr>
      <w:rPr>
        <w:rFonts w:ascii="Courier New" w:hAnsi="Courier New" w:cs="Courier New" w:hint="default"/>
      </w:rPr>
    </w:lvl>
    <w:lvl w:ilvl="8" w:tplc="0C000005" w:tentative="1">
      <w:start w:val="1"/>
      <w:numFmt w:val="bullet"/>
      <w:lvlText w:val=""/>
      <w:lvlJc w:val="left"/>
      <w:pPr>
        <w:ind w:left="6543" w:hanging="360"/>
      </w:pPr>
      <w:rPr>
        <w:rFonts w:ascii="Wingdings" w:hAnsi="Wingdings" w:hint="default"/>
      </w:rPr>
    </w:lvl>
  </w:abstractNum>
  <w:abstractNum w:abstractNumId="41">
    <w:nsid w:val="72807A54"/>
    <w:multiLevelType w:val="hybridMultilevel"/>
    <w:tmpl w:val="7FC4EF32"/>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nsid w:val="7366651E"/>
    <w:multiLevelType w:val="hybridMultilevel"/>
    <w:tmpl w:val="DCFC4F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nsid w:val="782205B2"/>
    <w:multiLevelType w:val="hybridMultilevel"/>
    <w:tmpl w:val="6BCE2F26"/>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nsid w:val="7A056BCA"/>
    <w:multiLevelType w:val="hybridMultilevel"/>
    <w:tmpl w:val="E0548016"/>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24"/>
  </w:num>
  <w:num w:numId="2">
    <w:abstractNumId w:val="14"/>
  </w:num>
  <w:num w:numId="3">
    <w:abstractNumId w:val="1"/>
  </w:num>
  <w:num w:numId="4">
    <w:abstractNumId w:val="32"/>
  </w:num>
  <w:num w:numId="5">
    <w:abstractNumId w:val="36"/>
  </w:num>
  <w:num w:numId="6">
    <w:abstractNumId w:val="20"/>
  </w:num>
  <w:num w:numId="7">
    <w:abstractNumId w:val="0"/>
  </w:num>
  <w:num w:numId="8">
    <w:abstractNumId w:val="31"/>
  </w:num>
  <w:num w:numId="9">
    <w:abstractNumId w:val="28"/>
  </w:num>
  <w:num w:numId="10">
    <w:abstractNumId w:val="7"/>
  </w:num>
  <w:num w:numId="11">
    <w:abstractNumId w:val="3"/>
  </w:num>
  <w:num w:numId="12">
    <w:abstractNumId w:val="23"/>
  </w:num>
  <w:num w:numId="13">
    <w:abstractNumId w:val="21"/>
  </w:num>
  <w:num w:numId="14">
    <w:abstractNumId w:val="22"/>
  </w:num>
  <w:num w:numId="15">
    <w:abstractNumId w:val="42"/>
  </w:num>
  <w:num w:numId="16">
    <w:abstractNumId w:val="35"/>
  </w:num>
  <w:num w:numId="17">
    <w:abstractNumId w:val="27"/>
  </w:num>
  <w:num w:numId="18">
    <w:abstractNumId w:val="25"/>
  </w:num>
  <w:num w:numId="19">
    <w:abstractNumId w:val="18"/>
  </w:num>
  <w:num w:numId="20">
    <w:abstractNumId w:val="12"/>
  </w:num>
  <w:num w:numId="21">
    <w:abstractNumId w:val="2"/>
  </w:num>
  <w:num w:numId="22">
    <w:abstractNumId w:val="38"/>
  </w:num>
  <w:num w:numId="23">
    <w:abstractNumId w:val="41"/>
  </w:num>
  <w:num w:numId="24">
    <w:abstractNumId w:val="44"/>
  </w:num>
  <w:num w:numId="25">
    <w:abstractNumId w:val="15"/>
  </w:num>
  <w:num w:numId="26">
    <w:abstractNumId w:val="43"/>
  </w:num>
  <w:num w:numId="27">
    <w:abstractNumId w:val="8"/>
  </w:num>
  <w:num w:numId="28">
    <w:abstractNumId w:val="26"/>
  </w:num>
  <w:num w:numId="29">
    <w:abstractNumId w:val="19"/>
  </w:num>
  <w:num w:numId="30">
    <w:abstractNumId w:val="9"/>
  </w:num>
  <w:num w:numId="31">
    <w:abstractNumId w:val="29"/>
  </w:num>
  <w:num w:numId="32">
    <w:abstractNumId w:val="13"/>
  </w:num>
  <w:num w:numId="33">
    <w:abstractNumId w:val="10"/>
  </w:num>
  <w:num w:numId="34">
    <w:abstractNumId w:val="17"/>
  </w:num>
  <w:num w:numId="35">
    <w:abstractNumId w:val="40"/>
  </w:num>
  <w:num w:numId="36">
    <w:abstractNumId w:val="39"/>
  </w:num>
  <w:num w:numId="37">
    <w:abstractNumId w:val="4"/>
  </w:num>
  <w:num w:numId="38">
    <w:abstractNumId w:val="11"/>
  </w:num>
  <w:num w:numId="39">
    <w:abstractNumId w:val="5"/>
  </w:num>
  <w:num w:numId="40">
    <w:abstractNumId w:val="34"/>
  </w:num>
  <w:num w:numId="41">
    <w:abstractNumId w:val="30"/>
  </w:num>
  <w:num w:numId="42">
    <w:abstractNumId w:val="6"/>
  </w:num>
  <w:num w:numId="43">
    <w:abstractNumId w:val="16"/>
  </w:num>
  <w:num w:numId="44">
    <w:abstractNumId w:val="33"/>
  </w:num>
  <w:num w:numId="45">
    <w:abstractNumId w:val="3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HL">
    <w15:presenceInfo w15:providerId="None" w15:userId="JH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4B3"/>
    <w:rsid w:val="000251B2"/>
    <w:rsid w:val="00025F3F"/>
    <w:rsid w:val="000564B3"/>
    <w:rsid w:val="0011631D"/>
    <w:rsid w:val="00126B50"/>
    <w:rsid w:val="00150EC0"/>
    <w:rsid w:val="00163136"/>
    <w:rsid w:val="001674E0"/>
    <w:rsid w:val="001C59EE"/>
    <w:rsid w:val="001D706B"/>
    <w:rsid w:val="001E77CC"/>
    <w:rsid w:val="00201028"/>
    <w:rsid w:val="00225FED"/>
    <w:rsid w:val="00231C85"/>
    <w:rsid w:val="002327A9"/>
    <w:rsid w:val="002631B5"/>
    <w:rsid w:val="00272DF6"/>
    <w:rsid w:val="00290F4D"/>
    <w:rsid w:val="002955E1"/>
    <w:rsid w:val="002A15A0"/>
    <w:rsid w:val="00316ACB"/>
    <w:rsid w:val="00346676"/>
    <w:rsid w:val="00363AB9"/>
    <w:rsid w:val="00387B2B"/>
    <w:rsid w:val="003A67FD"/>
    <w:rsid w:val="003B0FB7"/>
    <w:rsid w:val="003C492D"/>
    <w:rsid w:val="003F0E94"/>
    <w:rsid w:val="003F1B61"/>
    <w:rsid w:val="00404E38"/>
    <w:rsid w:val="00410A19"/>
    <w:rsid w:val="00416F7A"/>
    <w:rsid w:val="004257D8"/>
    <w:rsid w:val="00481664"/>
    <w:rsid w:val="004B5DE5"/>
    <w:rsid w:val="004C711E"/>
    <w:rsid w:val="004F11AC"/>
    <w:rsid w:val="004F11DB"/>
    <w:rsid w:val="005012A9"/>
    <w:rsid w:val="00502B7E"/>
    <w:rsid w:val="005206DE"/>
    <w:rsid w:val="005370E6"/>
    <w:rsid w:val="0055038E"/>
    <w:rsid w:val="00555E7C"/>
    <w:rsid w:val="0056408D"/>
    <w:rsid w:val="005731FD"/>
    <w:rsid w:val="005B3FDB"/>
    <w:rsid w:val="005D13B1"/>
    <w:rsid w:val="00651B8D"/>
    <w:rsid w:val="00663235"/>
    <w:rsid w:val="00673858"/>
    <w:rsid w:val="006C1372"/>
    <w:rsid w:val="006D2068"/>
    <w:rsid w:val="007631C0"/>
    <w:rsid w:val="00792103"/>
    <w:rsid w:val="007A3D2A"/>
    <w:rsid w:val="007D7A71"/>
    <w:rsid w:val="007E27C1"/>
    <w:rsid w:val="007E5A76"/>
    <w:rsid w:val="007F79EF"/>
    <w:rsid w:val="00813477"/>
    <w:rsid w:val="00821B97"/>
    <w:rsid w:val="008271DE"/>
    <w:rsid w:val="008537AC"/>
    <w:rsid w:val="00881005"/>
    <w:rsid w:val="00896403"/>
    <w:rsid w:val="008A7928"/>
    <w:rsid w:val="008C3EE2"/>
    <w:rsid w:val="008D0C33"/>
    <w:rsid w:val="008F4846"/>
    <w:rsid w:val="00914B34"/>
    <w:rsid w:val="009252BD"/>
    <w:rsid w:val="009617D1"/>
    <w:rsid w:val="00974D31"/>
    <w:rsid w:val="009871C9"/>
    <w:rsid w:val="009C3C2A"/>
    <w:rsid w:val="00A04EB5"/>
    <w:rsid w:val="00A2084F"/>
    <w:rsid w:val="00A31DBB"/>
    <w:rsid w:val="00A5118E"/>
    <w:rsid w:val="00A8009A"/>
    <w:rsid w:val="00A83CC8"/>
    <w:rsid w:val="00A941BA"/>
    <w:rsid w:val="00AA4231"/>
    <w:rsid w:val="00AF18EF"/>
    <w:rsid w:val="00AF1951"/>
    <w:rsid w:val="00B02D9F"/>
    <w:rsid w:val="00B305E4"/>
    <w:rsid w:val="00B36BDB"/>
    <w:rsid w:val="00B423A7"/>
    <w:rsid w:val="00B424AB"/>
    <w:rsid w:val="00B72530"/>
    <w:rsid w:val="00B90E76"/>
    <w:rsid w:val="00BA3A60"/>
    <w:rsid w:val="00BD6AFF"/>
    <w:rsid w:val="00BE267E"/>
    <w:rsid w:val="00BF26D9"/>
    <w:rsid w:val="00C07942"/>
    <w:rsid w:val="00C142AD"/>
    <w:rsid w:val="00C27972"/>
    <w:rsid w:val="00C40D2A"/>
    <w:rsid w:val="00C634E8"/>
    <w:rsid w:val="00C70CCC"/>
    <w:rsid w:val="00C95B75"/>
    <w:rsid w:val="00CA311E"/>
    <w:rsid w:val="00CE0C7D"/>
    <w:rsid w:val="00CF23A6"/>
    <w:rsid w:val="00D10EFD"/>
    <w:rsid w:val="00D6597D"/>
    <w:rsid w:val="00D663F0"/>
    <w:rsid w:val="00D8362F"/>
    <w:rsid w:val="00D93758"/>
    <w:rsid w:val="00DC1897"/>
    <w:rsid w:val="00DD541D"/>
    <w:rsid w:val="00DE6DBF"/>
    <w:rsid w:val="00DF3052"/>
    <w:rsid w:val="00E01DB1"/>
    <w:rsid w:val="00E259E9"/>
    <w:rsid w:val="00E4186C"/>
    <w:rsid w:val="00E46552"/>
    <w:rsid w:val="00E524E8"/>
    <w:rsid w:val="00E6732A"/>
    <w:rsid w:val="00E709AE"/>
    <w:rsid w:val="00E75805"/>
    <w:rsid w:val="00EC362D"/>
    <w:rsid w:val="00EE31DB"/>
    <w:rsid w:val="00F1101B"/>
    <w:rsid w:val="00F12FF3"/>
    <w:rsid w:val="00F139DB"/>
    <w:rsid w:val="00F52E4D"/>
    <w:rsid w:val="00F84D5D"/>
    <w:rsid w:val="00FF714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DB3B"/>
  <w15:chartTrackingRefBased/>
  <w15:docId w15:val="{4E8A44E8-3538-4333-B00D-0C0939FB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9E9"/>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cmsonormal">
    <w:name w:val="ec_msonormal"/>
    <w:basedOn w:val="Normal"/>
    <w:rsid w:val="00E75805"/>
    <w:pPr>
      <w:spacing w:after="324" w:line="276" w:lineRule="auto"/>
      <w:jc w:val="both"/>
    </w:pPr>
    <w:rPr>
      <w:rFonts w:ascii="Cambria" w:eastAsia="Times New Roman" w:hAnsi="Cambria" w:cs="Times New Roman"/>
      <w:lang w:eastAsia="pt-PT" w:bidi="en-US"/>
    </w:rPr>
  </w:style>
  <w:style w:type="paragraph" w:styleId="PargrafodaLista">
    <w:name w:val="List Paragraph"/>
    <w:aliases w:val="JAMBA"/>
    <w:basedOn w:val="Normal"/>
    <w:link w:val="PargrafodaListaCarter"/>
    <w:uiPriority w:val="34"/>
    <w:qFormat/>
    <w:rsid w:val="00E524E8"/>
    <w:pPr>
      <w:spacing w:after="0" w:line="276" w:lineRule="auto"/>
      <w:ind w:left="720"/>
      <w:contextualSpacing/>
    </w:pPr>
    <w:rPr>
      <w:rFonts w:ascii="Calibri" w:eastAsia="Calibri" w:hAnsi="Calibri" w:cs="Calibri"/>
      <w:color w:val="000000"/>
      <w:lang w:eastAsia="pt-PT"/>
    </w:rPr>
  </w:style>
  <w:style w:type="character" w:customStyle="1" w:styleId="PargrafodaListaCarter">
    <w:name w:val="Parágrafo da Lista Caráter"/>
    <w:aliases w:val="JAMBA Caráter"/>
    <w:link w:val="PargrafodaLista"/>
    <w:uiPriority w:val="34"/>
    <w:locked/>
    <w:rsid w:val="00E524E8"/>
    <w:rPr>
      <w:rFonts w:ascii="Calibri" w:eastAsia="Calibri" w:hAnsi="Calibri" w:cs="Calibri"/>
      <w:color w:val="000000"/>
      <w:lang w:val="pt-PT" w:eastAsia="pt-PT"/>
    </w:rPr>
  </w:style>
  <w:style w:type="paragraph" w:styleId="Reviso">
    <w:name w:val="Revision"/>
    <w:hidden/>
    <w:uiPriority w:val="99"/>
    <w:semiHidden/>
    <w:rsid w:val="008537AC"/>
    <w:pPr>
      <w:spacing w:after="0" w:line="240" w:lineRule="auto"/>
    </w:pPr>
  </w:style>
  <w:style w:type="paragraph" w:styleId="Textodebalo">
    <w:name w:val="Balloon Text"/>
    <w:basedOn w:val="Normal"/>
    <w:link w:val="TextodebaloCarter"/>
    <w:uiPriority w:val="99"/>
    <w:semiHidden/>
    <w:unhideWhenUsed/>
    <w:rsid w:val="008537AC"/>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8537AC"/>
    <w:rPr>
      <w:rFonts w:ascii="Segoe UI" w:hAnsi="Segoe UI" w:cs="Segoe UI"/>
      <w:sz w:val="18"/>
      <w:szCs w:val="18"/>
    </w:rPr>
  </w:style>
  <w:style w:type="paragraph" w:styleId="NormalWeb">
    <w:name w:val="Normal (Web)"/>
    <w:basedOn w:val="Normal"/>
    <w:uiPriority w:val="99"/>
    <w:semiHidden/>
    <w:unhideWhenUsed/>
    <w:rsid w:val="00CE0C7D"/>
    <w:rPr>
      <w:rFonts w:ascii="Times New Roman" w:hAnsi="Times New Roman" w:cs="Times New Roman"/>
      <w:sz w:val="24"/>
      <w:szCs w:val="24"/>
    </w:rPr>
  </w:style>
  <w:style w:type="table" w:styleId="Tabelacomgrelha">
    <w:name w:val="Table Grid"/>
    <w:basedOn w:val="Tabelanormal"/>
    <w:uiPriority w:val="39"/>
    <w:rsid w:val="00651B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egenda">
    <w:name w:val="caption"/>
    <w:basedOn w:val="Normal"/>
    <w:next w:val="Normal"/>
    <w:uiPriority w:val="35"/>
    <w:unhideWhenUsed/>
    <w:qFormat/>
    <w:rsid w:val="00651B8D"/>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B72530"/>
    <w:pPr>
      <w:spacing w:after="0"/>
    </w:pPr>
  </w:style>
  <w:style w:type="character" w:styleId="Hiperligao">
    <w:name w:val="Hyperlink"/>
    <w:basedOn w:val="Tipodeletrapredefinidodopargrafo"/>
    <w:uiPriority w:val="99"/>
    <w:unhideWhenUsed/>
    <w:rsid w:val="00B725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C7C63-0447-49E3-8567-159F506B0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46</Pages>
  <Words>6327</Words>
  <Characters>34167</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JHL</dc:creator>
  <cp:keywords/>
  <dc:description/>
  <cp:lastModifiedBy>Tochiba 2</cp:lastModifiedBy>
  <cp:revision>35</cp:revision>
  <dcterms:created xsi:type="dcterms:W3CDTF">2026-05-02T20:16:00Z</dcterms:created>
  <dcterms:modified xsi:type="dcterms:W3CDTF">2026-05-06T13:13:00Z</dcterms:modified>
</cp:coreProperties>
</file>